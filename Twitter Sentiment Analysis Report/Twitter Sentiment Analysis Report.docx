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3E4F4" w14:textId="77777777" w:rsidR="007D512B" w:rsidRDefault="00000000">
      <w:pPr>
        <w:jc w:val="center"/>
        <w:rPr>
          <w:sz w:val="28"/>
          <w:szCs w:val="28"/>
        </w:rPr>
      </w:pPr>
      <w:r>
        <w:rPr>
          <w:b/>
          <w:spacing w:val="-8"/>
          <w:sz w:val="28"/>
          <w:szCs w:val="28"/>
        </w:rPr>
        <w:t>BỘ GIÁO DỤC VÀ ĐÀO TẠO</w:t>
      </w:r>
    </w:p>
    <w:p w14:paraId="15B31B31" w14:textId="77777777" w:rsidR="007D512B" w:rsidRDefault="00000000">
      <w:pPr>
        <w:jc w:val="center"/>
        <w:rPr>
          <w:b/>
          <w:sz w:val="28"/>
          <w:szCs w:val="28"/>
        </w:rPr>
      </w:pPr>
      <w:r>
        <w:rPr>
          <w:b/>
          <w:sz w:val="28"/>
          <w:szCs w:val="28"/>
        </w:rPr>
        <w:t>TRƯỜNG ĐẠI HỌC CÔNG NGHỆ THÔNG TIN</w:t>
      </w:r>
    </w:p>
    <w:p w14:paraId="1326E345" w14:textId="77777777" w:rsidR="007D512B" w:rsidRDefault="00000000">
      <w:pPr>
        <w:tabs>
          <w:tab w:val="left" w:pos="567"/>
        </w:tabs>
        <w:jc w:val="center"/>
        <w:rPr>
          <w:sz w:val="28"/>
          <w:szCs w:val="28"/>
        </w:rPr>
      </w:pPr>
      <w:r>
        <w:rPr>
          <w:b/>
          <w:sz w:val="28"/>
          <w:szCs w:val="28"/>
        </w:rPr>
        <w:t>KHOA KHOA HỌC MÁY TÍNH</w:t>
      </w:r>
    </w:p>
    <w:p w14:paraId="55E997F2" w14:textId="77777777" w:rsidR="007D512B" w:rsidRDefault="00000000">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6ED0BA6" wp14:editId="4EE4A5E3">
                <wp:simplePos x="0" y="0"/>
                <wp:positionH relativeFrom="column">
                  <wp:posOffset>2004060</wp:posOffset>
                </wp:positionH>
                <wp:positionV relativeFrom="paragraph">
                  <wp:posOffset>113030</wp:posOffset>
                </wp:positionV>
                <wp:extent cx="2239010"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_x0000_s1026" o:spid="_x0000_s1026" o:spt="20" style="position:absolute;left:0pt;margin-left:157.8pt;margin-top:8.9pt;height:0pt;width:176.3pt;z-index:251659264;mso-width-relative:page;mso-height-relative:page;" filled="f" stroked="t" coordsize="21600,21600" o:gfxdata="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iL6KfVAAAACQEAAA8AAAAAAAAAAQAg&#10;AAAAIgAAAGRycy9kb3ducmV2LnhtbFBLAQIUABQAAAAIAIdO4kAY7fLY2AEAAMADAAAOAAAAAAAA&#10;AAEAIAAAACQBAABkcnMvZTJvRG9jLnhtbFBLBQYAAAAABgAGAFkBAABuBQAAAAA=&#10;">
                <v:fill on="f" focussize="0,0"/>
                <v:stroke weight="1.5pt" color="#000000" joinstyle="round"/>
                <v:imagedata o:title=""/>
                <o:lock v:ext="edit" aspectratio="f"/>
              </v:line>
            </w:pict>
          </mc:Fallback>
        </mc:AlternateContent>
      </w:r>
    </w:p>
    <w:p w14:paraId="7D76FC7F" w14:textId="77777777" w:rsidR="007D512B" w:rsidRDefault="00000000">
      <w:pPr>
        <w:jc w:val="center"/>
        <w:rPr>
          <w:sz w:val="28"/>
          <w:szCs w:val="28"/>
        </w:rPr>
      </w:pPr>
      <w:r>
        <w:rPr>
          <w:noProof/>
          <w:sz w:val="28"/>
          <w:szCs w:val="28"/>
        </w:rPr>
        <w:drawing>
          <wp:inline distT="0" distB="0" distL="0" distR="0" wp14:anchorId="34BCD35A" wp14:editId="4B04EE06">
            <wp:extent cx="1314450" cy="10871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9968" cy="1100517"/>
                    </a:xfrm>
                    <a:prstGeom prst="rect">
                      <a:avLst/>
                    </a:prstGeom>
                  </pic:spPr>
                </pic:pic>
              </a:graphicData>
            </a:graphic>
          </wp:inline>
        </w:drawing>
      </w:r>
    </w:p>
    <w:p w14:paraId="58C18F51" w14:textId="77777777" w:rsidR="007D512B" w:rsidRDefault="00000000">
      <w:pPr>
        <w:tabs>
          <w:tab w:val="left" w:pos="567"/>
        </w:tabs>
        <w:jc w:val="center"/>
        <w:rPr>
          <w:b/>
          <w:sz w:val="28"/>
          <w:szCs w:val="28"/>
        </w:rPr>
      </w:pPr>
      <w:r>
        <w:rPr>
          <w:b/>
          <w:sz w:val="28"/>
          <w:szCs w:val="28"/>
        </w:rPr>
        <w:t>ĐỒ ÁN MÔN HỌC</w:t>
      </w:r>
    </w:p>
    <w:p w14:paraId="14A407F2" w14:textId="77777777" w:rsidR="007D512B" w:rsidRDefault="00000000">
      <w:pPr>
        <w:tabs>
          <w:tab w:val="left" w:pos="567"/>
        </w:tabs>
        <w:jc w:val="center"/>
        <w:rPr>
          <w:b/>
          <w:sz w:val="28"/>
          <w:szCs w:val="28"/>
        </w:rPr>
      </w:pPr>
      <w:r>
        <w:rPr>
          <w:b/>
          <w:sz w:val="28"/>
          <w:szCs w:val="28"/>
        </w:rPr>
        <w:t>CS221 – XỬ LÝ NGÔN NGỮ TỰ NHIÊN</w:t>
      </w:r>
    </w:p>
    <w:p w14:paraId="73D18981" w14:textId="77777777" w:rsidR="007D512B" w:rsidRDefault="00000000">
      <w:pPr>
        <w:tabs>
          <w:tab w:val="left" w:pos="567"/>
        </w:tabs>
        <w:jc w:val="center"/>
        <w:rPr>
          <w:sz w:val="28"/>
          <w:szCs w:val="28"/>
        </w:rPr>
      </w:pPr>
      <w:r>
        <w:rPr>
          <w:b/>
          <w:sz w:val="28"/>
          <w:szCs w:val="28"/>
        </w:rPr>
        <w:t>X SENTIMENT ANALYSIS</w:t>
      </w:r>
    </w:p>
    <w:p w14:paraId="48951BB7" w14:textId="77777777" w:rsidR="007D512B" w:rsidRDefault="00000000">
      <w:pPr>
        <w:tabs>
          <w:tab w:val="left" w:pos="1440"/>
          <w:tab w:val="left" w:pos="4230"/>
          <w:tab w:val="left" w:pos="4678"/>
        </w:tabs>
        <w:spacing w:line="240" w:lineRule="auto"/>
        <w:rPr>
          <w:b/>
          <w:sz w:val="28"/>
          <w:szCs w:val="28"/>
        </w:rPr>
      </w:pPr>
      <w:r>
        <w:rPr>
          <w:b/>
          <w:sz w:val="28"/>
          <w:szCs w:val="28"/>
        </w:rPr>
        <w:tab/>
        <w:t>Giảng viên hướng dẫn</w:t>
      </w:r>
      <w:r>
        <w:rPr>
          <w:b/>
          <w:sz w:val="28"/>
          <w:szCs w:val="28"/>
        </w:rPr>
        <w:tab/>
        <w:t>:</w:t>
      </w:r>
      <w:r>
        <w:rPr>
          <w:b/>
          <w:sz w:val="28"/>
          <w:szCs w:val="28"/>
        </w:rPr>
        <w:tab/>
        <w:t>TS. Nguyễn Trọng Chỉnh</w:t>
      </w:r>
    </w:p>
    <w:p w14:paraId="1B550D14" w14:textId="77777777" w:rsidR="007D512B" w:rsidRDefault="00000000">
      <w:pPr>
        <w:tabs>
          <w:tab w:val="left" w:pos="1440"/>
          <w:tab w:val="left" w:pos="4230"/>
          <w:tab w:val="left" w:pos="4678"/>
        </w:tabs>
        <w:spacing w:line="240" w:lineRule="auto"/>
        <w:rPr>
          <w:b/>
          <w:sz w:val="28"/>
          <w:szCs w:val="28"/>
        </w:rPr>
      </w:pPr>
      <w:r>
        <w:rPr>
          <w:b/>
          <w:sz w:val="28"/>
          <w:szCs w:val="28"/>
        </w:rPr>
        <w:tab/>
      </w:r>
      <w:r>
        <w:rPr>
          <w:b/>
          <w:sz w:val="28"/>
          <w:szCs w:val="28"/>
        </w:rPr>
        <w:tab/>
      </w:r>
      <w:r>
        <w:rPr>
          <w:b/>
          <w:sz w:val="28"/>
          <w:szCs w:val="28"/>
        </w:rPr>
        <w:tab/>
        <w:t>ThS. Đặng Văn Thìn</w:t>
      </w:r>
    </w:p>
    <w:p w14:paraId="28E38AB0" w14:textId="77777777" w:rsidR="007D512B" w:rsidRDefault="00000000">
      <w:pPr>
        <w:tabs>
          <w:tab w:val="left" w:pos="1440"/>
          <w:tab w:val="left" w:pos="4230"/>
          <w:tab w:val="left" w:pos="4678"/>
        </w:tabs>
        <w:rPr>
          <w:b/>
          <w:sz w:val="28"/>
          <w:szCs w:val="28"/>
        </w:rPr>
      </w:pPr>
      <w:r>
        <w:rPr>
          <w:b/>
          <w:sz w:val="28"/>
          <w:szCs w:val="28"/>
        </w:rPr>
        <w:tab/>
      </w:r>
      <w:r>
        <w:rPr>
          <w:b/>
          <w:sz w:val="28"/>
          <w:szCs w:val="28"/>
        </w:rPr>
        <w:tab/>
        <w:t xml:space="preserve"> </w:t>
      </w:r>
      <w:r>
        <w:rPr>
          <w:b/>
          <w:sz w:val="28"/>
          <w:szCs w:val="28"/>
        </w:rPr>
        <w:tab/>
        <w:t>ThS. Nguyễn Đức Vũ</w:t>
      </w:r>
    </w:p>
    <w:p w14:paraId="3C4C5449" w14:textId="77777777" w:rsidR="007D512B" w:rsidRDefault="00000000">
      <w:pPr>
        <w:tabs>
          <w:tab w:val="left" w:pos="1440"/>
          <w:tab w:val="left" w:pos="4230"/>
          <w:tab w:val="left" w:pos="4678"/>
        </w:tabs>
        <w:spacing w:line="240" w:lineRule="auto"/>
        <w:rPr>
          <w:b/>
          <w:sz w:val="28"/>
          <w:szCs w:val="28"/>
        </w:rPr>
      </w:pPr>
      <w:r>
        <w:rPr>
          <w:b/>
          <w:sz w:val="28"/>
          <w:szCs w:val="28"/>
        </w:rPr>
        <w:tab/>
        <w:t>Sinh viên thực hiện 1</w:t>
      </w:r>
      <w:r>
        <w:rPr>
          <w:b/>
          <w:sz w:val="28"/>
          <w:szCs w:val="28"/>
        </w:rPr>
        <w:tab/>
        <w:t>:</w:t>
      </w:r>
      <w:r>
        <w:rPr>
          <w:b/>
          <w:sz w:val="28"/>
          <w:szCs w:val="28"/>
        </w:rPr>
        <w:tab/>
        <w:t xml:space="preserve">Phạm Thanh Lâm </w:t>
      </w:r>
    </w:p>
    <w:p w14:paraId="574A3FE5" w14:textId="77777777" w:rsidR="007D512B" w:rsidRDefault="00000000">
      <w:pPr>
        <w:tabs>
          <w:tab w:val="left" w:pos="1440"/>
          <w:tab w:val="left" w:pos="4230"/>
          <w:tab w:val="left" w:pos="4678"/>
        </w:tabs>
        <w:spacing w:line="240" w:lineRule="auto"/>
        <w:rPr>
          <w:b/>
          <w:sz w:val="28"/>
          <w:szCs w:val="28"/>
        </w:rPr>
      </w:pPr>
      <w:r>
        <w:rPr>
          <w:b/>
          <w:sz w:val="28"/>
          <w:szCs w:val="28"/>
        </w:rPr>
        <w:tab/>
        <w:t>Mã sinh viên 1</w:t>
      </w:r>
      <w:r>
        <w:rPr>
          <w:b/>
          <w:sz w:val="28"/>
          <w:szCs w:val="28"/>
        </w:rPr>
        <w:tab/>
        <w:t xml:space="preserve">: </w:t>
      </w:r>
      <w:r>
        <w:rPr>
          <w:b/>
          <w:sz w:val="28"/>
          <w:szCs w:val="28"/>
        </w:rPr>
        <w:tab/>
        <w:t>21520055</w:t>
      </w:r>
    </w:p>
    <w:p w14:paraId="56822A0D" w14:textId="77777777" w:rsidR="007D512B" w:rsidRDefault="00000000">
      <w:pPr>
        <w:tabs>
          <w:tab w:val="left" w:pos="1440"/>
          <w:tab w:val="left" w:pos="4230"/>
          <w:tab w:val="left" w:pos="4678"/>
        </w:tabs>
        <w:spacing w:line="240" w:lineRule="auto"/>
        <w:rPr>
          <w:b/>
          <w:sz w:val="28"/>
          <w:szCs w:val="28"/>
        </w:rPr>
      </w:pPr>
      <w:r>
        <w:rPr>
          <w:b/>
          <w:sz w:val="28"/>
          <w:szCs w:val="28"/>
        </w:rPr>
        <w:tab/>
        <w:t>Sinh viên thực hiện 2</w:t>
      </w:r>
      <w:r>
        <w:rPr>
          <w:b/>
          <w:sz w:val="28"/>
          <w:szCs w:val="28"/>
        </w:rPr>
        <w:tab/>
        <w:t>:</w:t>
      </w:r>
      <w:r>
        <w:rPr>
          <w:b/>
          <w:sz w:val="28"/>
          <w:szCs w:val="28"/>
        </w:rPr>
        <w:tab/>
        <w:t xml:space="preserve">Trương Quang Nghĩa </w:t>
      </w:r>
    </w:p>
    <w:p w14:paraId="5A942A35" w14:textId="77777777" w:rsidR="007D512B" w:rsidRDefault="00000000">
      <w:pPr>
        <w:tabs>
          <w:tab w:val="left" w:pos="1440"/>
          <w:tab w:val="left" w:pos="4230"/>
          <w:tab w:val="left" w:pos="4678"/>
        </w:tabs>
        <w:spacing w:line="240" w:lineRule="auto"/>
        <w:rPr>
          <w:b/>
          <w:sz w:val="28"/>
          <w:szCs w:val="28"/>
        </w:rPr>
      </w:pPr>
      <w:r>
        <w:rPr>
          <w:b/>
          <w:sz w:val="28"/>
          <w:szCs w:val="28"/>
        </w:rPr>
        <w:tab/>
        <w:t>Mã sinh viên 2</w:t>
      </w:r>
      <w:r>
        <w:rPr>
          <w:b/>
          <w:sz w:val="28"/>
          <w:szCs w:val="28"/>
        </w:rPr>
        <w:tab/>
        <w:t xml:space="preserve">: </w:t>
      </w:r>
      <w:r>
        <w:rPr>
          <w:b/>
          <w:sz w:val="28"/>
          <w:szCs w:val="28"/>
        </w:rPr>
        <w:tab/>
        <w:t>21522376</w:t>
      </w:r>
    </w:p>
    <w:p w14:paraId="01242C44" w14:textId="77777777" w:rsidR="007D512B" w:rsidRDefault="00000000">
      <w:pPr>
        <w:tabs>
          <w:tab w:val="left" w:pos="1440"/>
          <w:tab w:val="left" w:pos="4230"/>
          <w:tab w:val="left" w:pos="4678"/>
        </w:tabs>
        <w:spacing w:line="240" w:lineRule="auto"/>
        <w:rPr>
          <w:b/>
          <w:sz w:val="28"/>
          <w:szCs w:val="28"/>
        </w:rPr>
      </w:pPr>
      <w:r>
        <w:rPr>
          <w:b/>
          <w:sz w:val="28"/>
          <w:szCs w:val="28"/>
        </w:rPr>
        <w:tab/>
        <w:t>Sinh viên thực hiện 3</w:t>
      </w:r>
      <w:r>
        <w:rPr>
          <w:b/>
          <w:sz w:val="28"/>
          <w:szCs w:val="28"/>
        </w:rPr>
        <w:tab/>
        <w:t>:</w:t>
      </w:r>
      <w:r>
        <w:rPr>
          <w:b/>
          <w:sz w:val="28"/>
          <w:szCs w:val="28"/>
        </w:rPr>
        <w:tab/>
        <w:t xml:space="preserve">Nguyễn Gia Toàn </w:t>
      </w:r>
    </w:p>
    <w:p w14:paraId="63C2ED97" w14:textId="77777777" w:rsidR="007D512B" w:rsidRDefault="00000000">
      <w:pPr>
        <w:tabs>
          <w:tab w:val="left" w:pos="1440"/>
          <w:tab w:val="left" w:pos="4230"/>
          <w:tab w:val="left" w:pos="4678"/>
        </w:tabs>
        <w:spacing w:line="240" w:lineRule="auto"/>
        <w:rPr>
          <w:b/>
          <w:sz w:val="28"/>
          <w:szCs w:val="28"/>
        </w:rPr>
      </w:pPr>
      <w:r>
        <w:rPr>
          <w:b/>
          <w:sz w:val="28"/>
          <w:szCs w:val="28"/>
        </w:rPr>
        <w:tab/>
        <w:t>Mã sinh viên 3</w:t>
      </w:r>
      <w:r>
        <w:rPr>
          <w:b/>
          <w:sz w:val="28"/>
          <w:szCs w:val="28"/>
        </w:rPr>
        <w:tab/>
        <w:t xml:space="preserve">: </w:t>
      </w:r>
      <w:r>
        <w:rPr>
          <w:b/>
          <w:sz w:val="28"/>
          <w:szCs w:val="28"/>
        </w:rPr>
        <w:tab/>
        <w:t>21521546</w:t>
      </w:r>
    </w:p>
    <w:p w14:paraId="48219F3C" w14:textId="77777777" w:rsidR="007D512B" w:rsidRDefault="00000000">
      <w:pPr>
        <w:tabs>
          <w:tab w:val="left" w:pos="1440"/>
          <w:tab w:val="left" w:pos="4230"/>
          <w:tab w:val="left" w:pos="4678"/>
        </w:tabs>
        <w:spacing w:line="240" w:lineRule="auto"/>
        <w:rPr>
          <w:b/>
          <w:sz w:val="28"/>
          <w:szCs w:val="28"/>
        </w:rPr>
      </w:pPr>
      <w:r>
        <w:rPr>
          <w:b/>
          <w:sz w:val="28"/>
          <w:szCs w:val="28"/>
        </w:rPr>
        <w:tab/>
        <w:t>Lớp</w:t>
      </w:r>
      <w:r>
        <w:rPr>
          <w:b/>
          <w:sz w:val="28"/>
          <w:szCs w:val="28"/>
        </w:rPr>
        <w:tab/>
        <w:t xml:space="preserve">: </w:t>
      </w:r>
      <w:r>
        <w:rPr>
          <w:b/>
          <w:sz w:val="28"/>
          <w:szCs w:val="28"/>
        </w:rPr>
        <w:tab/>
        <w:t>CS221.O22</w:t>
      </w:r>
    </w:p>
    <w:p w14:paraId="4CE69CE2" w14:textId="77777777" w:rsidR="007D512B" w:rsidRDefault="007D512B">
      <w:pPr>
        <w:tabs>
          <w:tab w:val="left" w:pos="1440"/>
          <w:tab w:val="left" w:pos="4230"/>
          <w:tab w:val="left" w:pos="4678"/>
        </w:tabs>
        <w:spacing w:line="240" w:lineRule="auto"/>
        <w:rPr>
          <w:sz w:val="28"/>
          <w:szCs w:val="28"/>
        </w:rPr>
      </w:pPr>
    </w:p>
    <w:p w14:paraId="461D6D02" w14:textId="77777777" w:rsidR="007D512B" w:rsidRDefault="00000000">
      <w:pPr>
        <w:tabs>
          <w:tab w:val="left" w:pos="567"/>
        </w:tabs>
        <w:jc w:val="center"/>
        <w:rPr>
          <w:sz w:val="28"/>
          <w:szCs w:val="28"/>
        </w:rPr>
      </w:pPr>
      <w:r>
        <w:rPr>
          <w:sz w:val="28"/>
          <w:szCs w:val="28"/>
        </w:rPr>
        <w:t>Tp HCM, tháng 6 năm 2024</w:t>
      </w:r>
    </w:p>
    <w:p w14:paraId="71EBB692" w14:textId="77777777" w:rsidR="007D512B" w:rsidRDefault="007D512B">
      <w:pPr>
        <w:tabs>
          <w:tab w:val="left" w:pos="567"/>
        </w:tabs>
        <w:jc w:val="center"/>
        <w:rPr>
          <w:sz w:val="28"/>
          <w:szCs w:val="28"/>
        </w:rPr>
      </w:pPr>
    </w:p>
    <w:p w14:paraId="7AC7FEDD" w14:textId="77777777" w:rsidR="007D512B" w:rsidRDefault="007D512B">
      <w:pPr>
        <w:tabs>
          <w:tab w:val="left" w:pos="567"/>
        </w:tabs>
        <w:jc w:val="center"/>
        <w:rPr>
          <w:sz w:val="28"/>
          <w:szCs w:val="28"/>
        </w:rPr>
        <w:sectPr w:rsidR="007D512B">
          <w:pgSz w:w="11907" w:h="16839"/>
          <w:pgMar w:top="1560" w:right="850" w:bottom="1418" w:left="1276"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tbl>
      <w:tblPr>
        <w:tblpPr w:leftFromText="180" w:rightFromText="180" w:vertAnchor="text" w:horzAnchor="margin" w:tblpY="-938"/>
        <w:tblW w:w="10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1"/>
        <w:gridCol w:w="5122"/>
      </w:tblGrid>
      <w:tr w:rsidR="007D512B" w14:paraId="623468EA" w14:textId="77777777">
        <w:trPr>
          <w:trHeight w:val="1266"/>
        </w:trPr>
        <w:tc>
          <w:tcPr>
            <w:tcW w:w="10383" w:type="dxa"/>
            <w:gridSpan w:val="2"/>
            <w:shd w:val="clear" w:color="auto" w:fill="auto"/>
            <w:vAlign w:val="center"/>
          </w:tcPr>
          <w:p w14:paraId="65895FFD" w14:textId="77777777" w:rsidR="007D512B" w:rsidRDefault="00000000">
            <w:pPr>
              <w:spacing w:line="240" w:lineRule="auto"/>
              <w:jc w:val="center"/>
              <w:rPr>
                <w:b/>
                <w:bCs/>
                <w:sz w:val="28"/>
                <w:szCs w:val="28"/>
              </w:rPr>
            </w:pPr>
            <w:r>
              <w:rPr>
                <w:b/>
                <w:bCs/>
                <w:sz w:val="28"/>
                <w:szCs w:val="28"/>
              </w:rPr>
              <w:lastRenderedPageBreak/>
              <w:t>BẢNG PHÂN CÔNG THỰC HIỆN ĐỒ ÁN MÔN HỌC</w:t>
            </w:r>
          </w:p>
        </w:tc>
      </w:tr>
      <w:tr w:rsidR="007D512B" w14:paraId="785DA217" w14:textId="77777777">
        <w:trPr>
          <w:trHeight w:val="284"/>
        </w:trPr>
        <w:tc>
          <w:tcPr>
            <w:tcW w:w="5261" w:type="dxa"/>
            <w:shd w:val="clear" w:color="auto" w:fill="auto"/>
            <w:vAlign w:val="center"/>
          </w:tcPr>
          <w:p w14:paraId="0FA9CA74" w14:textId="77777777" w:rsidR="007D512B" w:rsidRDefault="00000000">
            <w:pPr>
              <w:spacing w:line="240" w:lineRule="auto"/>
              <w:jc w:val="both"/>
              <w:rPr>
                <w:b/>
                <w:bCs/>
                <w:sz w:val="28"/>
                <w:szCs w:val="28"/>
              </w:rPr>
            </w:pPr>
            <w:r>
              <w:rPr>
                <w:sz w:val="28"/>
                <w:szCs w:val="28"/>
              </w:rPr>
              <w:t xml:space="preserve">Họ tên SV1: </w:t>
            </w:r>
            <w:r>
              <w:rPr>
                <w:b/>
                <w:bCs/>
                <w:sz w:val="28"/>
                <w:szCs w:val="28"/>
              </w:rPr>
              <w:t>Phạm Thanh Lâm</w:t>
            </w:r>
          </w:p>
          <w:p w14:paraId="7FC877C3" w14:textId="77777777" w:rsidR="007D512B" w:rsidRDefault="00000000">
            <w:pPr>
              <w:spacing w:line="240" w:lineRule="auto"/>
              <w:jc w:val="both"/>
              <w:rPr>
                <w:b/>
                <w:bCs/>
                <w:sz w:val="28"/>
                <w:szCs w:val="28"/>
              </w:rPr>
            </w:pPr>
            <w:r>
              <w:rPr>
                <w:bCs/>
                <w:sz w:val="28"/>
                <w:szCs w:val="28"/>
              </w:rPr>
              <w:t>MSSV:</w:t>
            </w:r>
            <w:r>
              <w:rPr>
                <w:b/>
                <w:bCs/>
                <w:sz w:val="28"/>
                <w:szCs w:val="28"/>
              </w:rPr>
              <w:t xml:space="preserve"> 21520055</w:t>
            </w:r>
          </w:p>
        </w:tc>
        <w:tc>
          <w:tcPr>
            <w:tcW w:w="5121" w:type="dxa"/>
            <w:shd w:val="clear" w:color="auto" w:fill="auto"/>
            <w:vAlign w:val="center"/>
          </w:tcPr>
          <w:p w14:paraId="48A779D0" w14:textId="77777777" w:rsidR="007D512B" w:rsidRDefault="00000000">
            <w:pPr>
              <w:spacing w:line="240" w:lineRule="auto"/>
              <w:jc w:val="both"/>
              <w:rPr>
                <w:b/>
                <w:bCs/>
                <w:sz w:val="28"/>
                <w:szCs w:val="28"/>
              </w:rPr>
            </w:pPr>
            <w:r>
              <w:rPr>
                <w:sz w:val="28"/>
                <w:szCs w:val="28"/>
              </w:rPr>
              <w:t xml:space="preserve">Họ tên SV2: </w:t>
            </w:r>
            <w:r>
              <w:rPr>
                <w:b/>
                <w:bCs/>
                <w:sz w:val="28"/>
                <w:szCs w:val="28"/>
              </w:rPr>
              <w:t>Trương</w:t>
            </w:r>
            <w:r>
              <w:rPr>
                <w:b/>
                <w:sz w:val="28"/>
                <w:szCs w:val="28"/>
              </w:rPr>
              <w:t xml:space="preserve"> Quang Nghĩa</w:t>
            </w:r>
          </w:p>
          <w:p w14:paraId="5BF8F1B5" w14:textId="77777777" w:rsidR="007D512B" w:rsidRDefault="00000000">
            <w:pPr>
              <w:spacing w:line="240" w:lineRule="auto"/>
              <w:jc w:val="both"/>
              <w:rPr>
                <w:b/>
                <w:bCs/>
                <w:sz w:val="28"/>
                <w:szCs w:val="28"/>
              </w:rPr>
            </w:pPr>
            <w:r>
              <w:rPr>
                <w:bCs/>
                <w:sz w:val="28"/>
                <w:szCs w:val="28"/>
              </w:rPr>
              <w:t>MSSV:</w:t>
            </w:r>
            <w:r>
              <w:rPr>
                <w:b/>
                <w:bCs/>
                <w:sz w:val="28"/>
                <w:szCs w:val="28"/>
              </w:rPr>
              <w:t xml:space="preserve"> 21522376</w:t>
            </w:r>
          </w:p>
        </w:tc>
      </w:tr>
      <w:tr w:rsidR="007D512B" w14:paraId="0AD976DC" w14:textId="77777777">
        <w:trPr>
          <w:trHeight w:val="223"/>
        </w:trPr>
        <w:tc>
          <w:tcPr>
            <w:tcW w:w="5261" w:type="dxa"/>
            <w:shd w:val="clear" w:color="auto" w:fill="auto"/>
            <w:vAlign w:val="center"/>
          </w:tcPr>
          <w:p w14:paraId="3B20376E" w14:textId="77777777" w:rsidR="007D512B" w:rsidRDefault="00000000">
            <w:pPr>
              <w:pStyle w:val="ListParagraph"/>
              <w:tabs>
                <w:tab w:val="left" w:pos="439"/>
              </w:tabs>
              <w:spacing w:line="240" w:lineRule="auto"/>
              <w:ind w:left="411"/>
              <w:jc w:val="both"/>
              <w:rPr>
                <w:sz w:val="28"/>
                <w:szCs w:val="28"/>
              </w:rPr>
            </w:pPr>
            <w:r>
              <w:rPr>
                <w:sz w:val="28"/>
                <w:szCs w:val="28"/>
              </w:rPr>
              <w:t>Phương pháp Bert</w:t>
            </w:r>
          </w:p>
        </w:tc>
        <w:tc>
          <w:tcPr>
            <w:tcW w:w="5121" w:type="dxa"/>
            <w:shd w:val="clear" w:color="auto" w:fill="auto"/>
            <w:vAlign w:val="center"/>
          </w:tcPr>
          <w:p w14:paraId="5DFB402A" w14:textId="77777777" w:rsidR="007D512B" w:rsidRDefault="00000000">
            <w:pPr>
              <w:pStyle w:val="ListParagraph"/>
              <w:tabs>
                <w:tab w:val="left" w:pos="439"/>
              </w:tabs>
              <w:spacing w:line="240" w:lineRule="auto"/>
              <w:ind w:left="462"/>
              <w:jc w:val="both"/>
              <w:rPr>
                <w:sz w:val="28"/>
                <w:szCs w:val="28"/>
              </w:rPr>
            </w:pPr>
            <w:r>
              <w:rPr>
                <w:sz w:val="28"/>
                <w:szCs w:val="28"/>
              </w:rPr>
              <w:t>Phương pháp XGBoost</w:t>
            </w:r>
          </w:p>
        </w:tc>
      </w:tr>
      <w:tr w:rsidR="007D512B" w14:paraId="70A8FD24" w14:textId="77777777">
        <w:trPr>
          <w:trHeight w:val="223"/>
        </w:trPr>
        <w:tc>
          <w:tcPr>
            <w:tcW w:w="5261" w:type="dxa"/>
            <w:shd w:val="clear" w:color="auto" w:fill="auto"/>
            <w:vAlign w:val="center"/>
          </w:tcPr>
          <w:p w14:paraId="53B1831A" w14:textId="77777777" w:rsidR="007D512B" w:rsidRDefault="00000000">
            <w:pPr>
              <w:pStyle w:val="ListParagraph"/>
              <w:spacing w:line="240" w:lineRule="auto"/>
              <w:ind w:left="411"/>
              <w:jc w:val="both"/>
              <w:rPr>
                <w:sz w:val="28"/>
                <w:szCs w:val="28"/>
              </w:rPr>
            </w:pPr>
            <w:r>
              <w:rPr>
                <w:sz w:val="28"/>
                <w:szCs w:val="28"/>
              </w:rPr>
              <w:t>Làm báo cáo</w:t>
            </w:r>
          </w:p>
        </w:tc>
        <w:tc>
          <w:tcPr>
            <w:tcW w:w="5121" w:type="dxa"/>
            <w:shd w:val="clear" w:color="auto" w:fill="auto"/>
            <w:vAlign w:val="center"/>
          </w:tcPr>
          <w:p w14:paraId="5BFF6A97" w14:textId="77777777" w:rsidR="007D512B" w:rsidRDefault="00000000">
            <w:pPr>
              <w:pStyle w:val="ListParagraph"/>
              <w:spacing w:line="240" w:lineRule="auto"/>
              <w:ind w:left="462"/>
              <w:jc w:val="both"/>
              <w:rPr>
                <w:sz w:val="28"/>
                <w:szCs w:val="28"/>
              </w:rPr>
            </w:pPr>
            <w:r>
              <w:rPr>
                <w:sz w:val="28"/>
                <w:szCs w:val="28"/>
              </w:rPr>
              <w:t>Làm báo cáo</w:t>
            </w:r>
          </w:p>
        </w:tc>
      </w:tr>
      <w:tr w:rsidR="007D512B" w14:paraId="41651C4B" w14:textId="77777777">
        <w:trPr>
          <w:trHeight w:val="223"/>
        </w:trPr>
        <w:tc>
          <w:tcPr>
            <w:tcW w:w="5261" w:type="dxa"/>
            <w:shd w:val="clear" w:color="auto" w:fill="auto"/>
            <w:vAlign w:val="center"/>
          </w:tcPr>
          <w:p w14:paraId="1E044990" w14:textId="77777777" w:rsidR="007D512B" w:rsidRDefault="00000000">
            <w:pPr>
              <w:pStyle w:val="ListParagraph"/>
              <w:spacing w:line="240" w:lineRule="auto"/>
              <w:ind w:left="411"/>
              <w:jc w:val="both"/>
              <w:rPr>
                <w:sz w:val="28"/>
                <w:szCs w:val="28"/>
              </w:rPr>
            </w:pPr>
            <w:r>
              <w:rPr>
                <w:sz w:val="28"/>
                <w:szCs w:val="28"/>
              </w:rPr>
              <w:t>Làm slide</w:t>
            </w:r>
          </w:p>
        </w:tc>
        <w:tc>
          <w:tcPr>
            <w:tcW w:w="5121" w:type="dxa"/>
            <w:shd w:val="clear" w:color="auto" w:fill="auto"/>
            <w:vAlign w:val="center"/>
          </w:tcPr>
          <w:p w14:paraId="2586D9FA" w14:textId="77777777" w:rsidR="007D512B" w:rsidRDefault="00000000">
            <w:pPr>
              <w:pStyle w:val="ListParagraph"/>
              <w:spacing w:line="240" w:lineRule="auto"/>
              <w:ind w:left="462"/>
              <w:jc w:val="both"/>
              <w:rPr>
                <w:sz w:val="28"/>
                <w:szCs w:val="28"/>
              </w:rPr>
            </w:pPr>
            <w:r>
              <w:rPr>
                <w:sz w:val="28"/>
                <w:szCs w:val="28"/>
              </w:rPr>
              <w:t>Làm slide</w:t>
            </w:r>
          </w:p>
        </w:tc>
      </w:tr>
      <w:tr w:rsidR="007D512B" w14:paraId="7C9AD68D" w14:textId="77777777">
        <w:trPr>
          <w:trHeight w:val="223"/>
        </w:trPr>
        <w:tc>
          <w:tcPr>
            <w:tcW w:w="5261" w:type="dxa"/>
            <w:shd w:val="clear" w:color="auto" w:fill="auto"/>
            <w:vAlign w:val="center"/>
          </w:tcPr>
          <w:p w14:paraId="5EFB463B" w14:textId="77777777" w:rsidR="007D512B" w:rsidRDefault="00000000">
            <w:pPr>
              <w:pStyle w:val="ListParagraph"/>
              <w:spacing w:line="240" w:lineRule="auto"/>
              <w:ind w:left="411"/>
              <w:jc w:val="both"/>
              <w:rPr>
                <w:sz w:val="28"/>
                <w:szCs w:val="28"/>
              </w:rPr>
            </w:pPr>
            <w:r>
              <w:rPr>
                <w:sz w:val="28"/>
                <w:szCs w:val="28"/>
              </w:rPr>
              <w:t>Cài đặt mô hình</w:t>
            </w:r>
          </w:p>
        </w:tc>
        <w:tc>
          <w:tcPr>
            <w:tcW w:w="5121" w:type="dxa"/>
            <w:shd w:val="clear" w:color="auto" w:fill="auto"/>
            <w:vAlign w:val="center"/>
          </w:tcPr>
          <w:p w14:paraId="68C22F3B" w14:textId="77777777" w:rsidR="007D512B" w:rsidRDefault="00000000">
            <w:pPr>
              <w:pStyle w:val="ListParagraph"/>
              <w:spacing w:line="240" w:lineRule="auto"/>
              <w:ind w:left="462"/>
              <w:jc w:val="both"/>
              <w:rPr>
                <w:sz w:val="28"/>
                <w:szCs w:val="28"/>
              </w:rPr>
            </w:pPr>
            <w:r>
              <w:rPr>
                <w:sz w:val="28"/>
                <w:szCs w:val="28"/>
              </w:rPr>
              <w:t>Cài đặt mô hình</w:t>
            </w:r>
          </w:p>
        </w:tc>
      </w:tr>
      <w:tr w:rsidR="007D512B" w14:paraId="0940CFAB" w14:textId="77777777">
        <w:trPr>
          <w:trHeight w:val="223"/>
        </w:trPr>
        <w:tc>
          <w:tcPr>
            <w:tcW w:w="5261" w:type="dxa"/>
            <w:shd w:val="clear" w:color="auto" w:fill="auto"/>
            <w:vAlign w:val="center"/>
          </w:tcPr>
          <w:p w14:paraId="5B25E38B" w14:textId="77777777" w:rsidR="007D512B" w:rsidRDefault="00000000">
            <w:pPr>
              <w:spacing w:line="240" w:lineRule="auto"/>
              <w:jc w:val="both"/>
              <w:rPr>
                <w:b/>
                <w:bCs/>
                <w:sz w:val="28"/>
                <w:szCs w:val="28"/>
              </w:rPr>
            </w:pPr>
            <w:r>
              <w:rPr>
                <w:sz w:val="28"/>
                <w:szCs w:val="28"/>
              </w:rPr>
              <w:t xml:space="preserve">Họ tên SV3: </w:t>
            </w:r>
            <w:r>
              <w:rPr>
                <w:b/>
                <w:bCs/>
                <w:sz w:val="28"/>
                <w:szCs w:val="28"/>
              </w:rPr>
              <w:t>Nguyễn Gia Toàn</w:t>
            </w:r>
          </w:p>
          <w:p w14:paraId="5797434E" w14:textId="77777777" w:rsidR="007D512B" w:rsidRDefault="00000000">
            <w:pPr>
              <w:spacing w:line="240" w:lineRule="auto"/>
              <w:jc w:val="both"/>
              <w:rPr>
                <w:sz w:val="28"/>
                <w:szCs w:val="28"/>
              </w:rPr>
            </w:pPr>
            <w:r>
              <w:rPr>
                <w:bCs/>
                <w:sz w:val="28"/>
                <w:szCs w:val="28"/>
              </w:rPr>
              <w:t>MSSV:</w:t>
            </w:r>
            <w:r>
              <w:rPr>
                <w:b/>
                <w:bCs/>
                <w:sz w:val="28"/>
                <w:szCs w:val="28"/>
              </w:rPr>
              <w:t xml:space="preserve"> 21521546</w:t>
            </w:r>
          </w:p>
        </w:tc>
        <w:tc>
          <w:tcPr>
            <w:tcW w:w="5121" w:type="dxa"/>
            <w:shd w:val="clear" w:color="auto" w:fill="auto"/>
            <w:vAlign w:val="center"/>
          </w:tcPr>
          <w:p w14:paraId="60FDF22F" w14:textId="77777777" w:rsidR="007D512B" w:rsidRDefault="007D512B">
            <w:pPr>
              <w:spacing w:line="240" w:lineRule="auto"/>
              <w:jc w:val="both"/>
              <w:rPr>
                <w:sz w:val="28"/>
                <w:szCs w:val="28"/>
              </w:rPr>
            </w:pPr>
          </w:p>
        </w:tc>
      </w:tr>
      <w:tr w:rsidR="007D512B" w14:paraId="49F13833" w14:textId="77777777">
        <w:trPr>
          <w:trHeight w:val="223"/>
        </w:trPr>
        <w:tc>
          <w:tcPr>
            <w:tcW w:w="5261" w:type="dxa"/>
            <w:shd w:val="clear" w:color="auto" w:fill="auto"/>
            <w:vAlign w:val="center"/>
          </w:tcPr>
          <w:p w14:paraId="166B7764" w14:textId="77777777" w:rsidR="007D512B" w:rsidRDefault="00000000">
            <w:pPr>
              <w:pStyle w:val="ListParagraph"/>
              <w:spacing w:line="240" w:lineRule="auto"/>
              <w:ind w:left="462"/>
              <w:jc w:val="both"/>
              <w:rPr>
                <w:sz w:val="28"/>
                <w:szCs w:val="28"/>
              </w:rPr>
            </w:pPr>
            <w:r>
              <w:rPr>
                <w:sz w:val="28"/>
                <w:szCs w:val="28"/>
              </w:rPr>
              <w:t>Phương pháp Logistic Regression</w:t>
            </w:r>
          </w:p>
        </w:tc>
        <w:tc>
          <w:tcPr>
            <w:tcW w:w="5121" w:type="dxa"/>
            <w:shd w:val="clear" w:color="auto" w:fill="auto"/>
            <w:vAlign w:val="center"/>
          </w:tcPr>
          <w:p w14:paraId="33CFE782" w14:textId="77777777" w:rsidR="007D512B" w:rsidRDefault="007D512B">
            <w:pPr>
              <w:pStyle w:val="ListParagraph"/>
              <w:spacing w:line="240" w:lineRule="auto"/>
              <w:ind w:left="502"/>
              <w:jc w:val="both"/>
              <w:rPr>
                <w:sz w:val="28"/>
                <w:szCs w:val="28"/>
              </w:rPr>
            </w:pPr>
          </w:p>
        </w:tc>
      </w:tr>
      <w:tr w:rsidR="007D512B" w14:paraId="01A6DEA5" w14:textId="77777777">
        <w:trPr>
          <w:trHeight w:val="223"/>
        </w:trPr>
        <w:tc>
          <w:tcPr>
            <w:tcW w:w="5261" w:type="dxa"/>
            <w:shd w:val="clear" w:color="auto" w:fill="auto"/>
            <w:vAlign w:val="center"/>
          </w:tcPr>
          <w:p w14:paraId="4605CB6D" w14:textId="77777777" w:rsidR="007D512B" w:rsidRDefault="00000000">
            <w:pPr>
              <w:pStyle w:val="ListParagraph"/>
              <w:spacing w:line="240" w:lineRule="auto"/>
              <w:ind w:left="502"/>
              <w:jc w:val="both"/>
              <w:rPr>
                <w:sz w:val="28"/>
                <w:szCs w:val="28"/>
              </w:rPr>
            </w:pPr>
            <w:r>
              <w:rPr>
                <w:sz w:val="28"/>
                <w:szCs w:val="28"/>
              </w:rPr>
              <w:t>Làm báo cáo</w:t>
            </w:r>
          </w:p>
        </w:tc>
        <w:tc>
          <w:tcPr>
            <w:tcW w:w="5121" w:type="dxa"/>
            <w:shd w:val="clear" w:color="auto" w:fill="auto"/>
            <w:vAlign w:val="center"/>
          </w:tcPr>
          <w:p w14:paraId="6759F8B3" w14:textId="77777777" w:rsidR="007D512B" w:rsidRDefault="007D512B">
            <w:pPr>
              <w:pStyle w:val="ListParagraph"/>
              <w:spacing w:line="240" w:lineRule="auto"/>
              <w:ind w:left="502"/>
              <w:jc w:val="both"/>
              <w:rPr>
                <w:sz w:val="28"/>
                <w:szCs w:val="28"/>
              </w:rPr>
            </w:pPr>
          </w:p>
        </w:tc>
      </w:tr>
      <w:tr w:rsidR="007D512B" w14:paraId="41C2554D" w14:textId="77777777">
        <w:trPr>
          <w:trHeight w:val="223"/>
        </w:trPr>
        <w:tc>
          <w:tcPr>
            <w:tcW w:w="5261" w:type="dxa"/>
            <w:shd w:val="clear" w:color="auto" w:fill="auto"/>
            <w:vAlign w:val="center"/>
          </w:tcPr>
          <w:p w14:paraId="79B81DD4" w14:textId="77777777" w:rsidR="007D512B" w:rsidRDefault="00000000">
            <w:pPr>
              <w:pStyle w:val="ListParagraph"/>
              <w:spacing w:line="240" w:lineRule="auto"/>
              <w:ind w:left="462"/>
              <w:jc w:val="both"/>
              <w:rPr>
                <w:sz w:val="28"/>
                <w:szCs w:val="28"/>
              </w:rPr>
            </w:pPr>
            <w:r>
              <w:rPr>
                <w:sz w:val="28"/>
                <w:szCs w:val="28"/>
              </w:rPr>
              <w:t>Làm slide</w:t>
            </w:r>
          </w:p>
        </w:tc>
        <w:tc>
          <w:tcPr>
            <w:tcW w:w="5121" w:type="dxa"/>
            <w:shd w:val="clear" w:color="auto" w:fill="auto"/>
            <w:vAlign w:val="center"/>
          </w:tcPr>
          <w:p w14:paraId="275D4F92" w14:textId="77777777" w:rsidR="007D512B" w:rsidRDefault="007D512B">
            <w:pPr>
              <w:pStyle w:val="ListParagraph"/>
              <w:spacing w:line="240" w:lineRule="auto"/>
              <w:ind w:left="462"/>
              <w:jc w:val="both"/>
              <w:rPr>
                <w:sz w:val="28"/>
                <w:szCs w:val="28"/>
              </w:rPr>
            </w:pPr>
          </w:p>
        </w:tc>
      </w:tr>
      <w:tr w:rsidR="007D512B" w14:paraId="677D667C" w14:textId="77777777">
        <w:trPr>
          <w:trHeight w:val="223"/>
        </w:trPr>
        <w:tc>
          <w:tcPr>
            <w:tcW w:w="5261" w:type="dxa"/>
            <w:shd w:val="clear" w:color="auto" w:fill="auto"/>
            <w:vAlign w:val="center"/>
          </w:tcPr>
          <w:p w14:paraId="574F4CD4" w14:textId="77777777" w:rsidR="007D512B" w:rsidRDefault="00000000">
            <w:pPr>
              <w:pStyle w:val="ListParagraph"/>
              <w:spacing w:line="240" w:lineRule="auto"/>
              <w:ind w:left="462"/>
              <w:jc w:val="both"/>
              <w:rPr>
                <w:sz w:val="28"/>
                <w:szCs w:val="28"/>
              </w:rPr>
            </w:pPr>
            <w:r>
              <w:rPr>
                <w:sz w:val="28"/>
                <w:szCs w:val="28"/>
              </w:rPr>
              <w:t>Cài đặt mô hình</w:t>
            </w:r>
          </w:p>
        </w:tc>
        <w:tc>
          <w:tcPr>
            <w:tcW w:w="5121" w:type="dxa"/>
            <w:shd w:val="clear" w:color="auto" w:fill="auto"/>
            <w:vAlign w:val="center"/>
          </w:tcPr>
          <w:p w14:paraId="18434366" w14:textId="77777777" w:rsidR="007D512B" w:rsidRDefault="007D512B">
            <w:pPr>
              <w:pStyle w:val="ListParagraph"/>
              <w:spacing w:line="240" w:lineRule="auto"/>
              <w:ind w:left="462"/>
              <w:jc w:val="both"/>
              <w:rPr>
                <w:sz w:val="28"/>
                <w:szCs w:val="28"/>
              </w:rPr>
            </w:pPr>
          </w:p>
        </w:tc>
      </w:tr>
      <w:tr w:rsidR="007D512B" w14:paraId="14F9F25D" w14:textId="77777777">
        <w:trPr>
          <w:trHeight w:val="714"/>
        </w:trPr>
        <w:tc>
          <w:tcPr>
            <w:tcW w:w="5261" w:type="dxa"/>
            <w:shd w:val="clear" w:color="auto" w:fill="auto"/>
          </w:tcPr>
          <w:p w14:paraId="50D1995C" w14:textId="77777777" w:rsidR="007D512B" w:rsidRDefault="00000000">
            <w:pPr>
              <w:spacing w:before="240" w:line="240" w:lineRule="auto"/>
              <w:jc w:val="center"/>
              <w:rPr>
                <w:b/>
                <w:sz w:val="28"/>
                <w:szCs w:val="28"/>
              </w:rPr>
            </w:pPr>
            <w:r>
              <w:rPr>
                <w:b/>
                <w:sz w:val="28"/>
                <w:szCs w:val="28"/>
              </w:rPr>
              <w:t>SV thực hiện 1</w:t>
            </w:r>
          </w:p>
          <w:p w14:paraId="13F530FF" w14:textId="77777777" w:rsidR="007D512B" w:rsidRDefault="00000000">
            <w:pPr>
              <w:spacing w:line="240" w:lineRule="auto"/>
              <w:jc w:val="center"/>
              <w:rPr>
                <w:i/>
                <w:sz w:val="28"/>
                <w:szCs w:val="28"/>
              </w:rPr>
            </w:pPr>
            <w:r>
              <w:rPr>
                <w:i/>
                <w:sz w:val="28"/>
                <w:szCs w:val="28"/>
              </w:rPr>
              <w:t>(Ký tên)</w:t>
            </w:r>
          </w:p>
          <w:p w14:paraId="4065608E" w14:textId="77777777" w:rsidR="007D512B" w:rsidRDefault="007D512B">
            <w:pPr>
              <w:spacing w:before="240" w:line="240" w:lineRule="auto"/>
              <w:jc w:val="center"/>
              <w:rPr>
                <w:b/>
                <w:sz w:val="28"/>
                <w:szCs w:val="28"/>
              </w:rPr>
            </w:pPr>
          </w:p>
          <w:p w14:paraId="0C361117" w14:textId="77777777" w:rsidR="007D512B" w:rsidRDefault="00000000">
            <w:pPr>
              <w:spacing w:before="240" w:line="240" w:lineRule="auto"/>
              <w:jc w:val="center"/>
              <w:rPr>
                <w:b/>
                <w:sz w:val="28"/>
                <w:szCs w:val="28"/>
              </w:rPr>
            </w:pPr>
            <w:r>
              <w:rPr>
                <w:b/>
                <w:sz w:val="28"/>
                <w:szCs w:val="28"/>
              </w:rPr>
              <w:t>Phạm Thanh Lâm</w:t>
            </w:r>
          </w:p>
        </w:tc>
        <w:tc>
          <w:tcPr>
            <w:tcW w:w="5121" w:type="dxa"/>
            <w:shd w:val="clear" w:color="auto" w:fill="auto"/>
          </w:tcPr>
          <w:p w14:paraId="113A493E" w14:textId="77777777" w:rsidR="007D512B" w:rsidRDefault="00000000">
            <w:pPr>
              <w:spacing w:before="240" w:line="240" w:lineRule="auto"/>
              <w:jc w:val="center"/>
              <w:rPr>
                <w:b/>
                <w:sz w:val="28"/>
                <w:szCs w:val="28"/>
              </w:rPr>
            </w:pPr>
            <w:r>
              <w:rPr>
                <w:b/>
                <w:sz w:val="28"/>
                <w:szCs w:val="28"/>
              </w:rPr>
              <w:t>SV thực hiện 2</w:t>
            </w:r>
          </w:p>
          <w:p w14:paraId="0418979C" w14:textId="77777777" w:rsidR="007D512B" w:rsidRDefault="00000000">
            <w:pPr>
              <w:spacing w:line="240" w:lineRule="auto"/>
              <w:jc w:val="center"/>
              <w:rPr>
                <w:i/>
                <w:sz w:val="28"/>
                <w:szCs w:val="28"/>
              </w:rPr>
            </w:pPr>
            <w:r>
              <w:rPr>
                <w:i/>
                <w:sz w:val="28"/>
                <w:szCs w:val="28"/>
              </w:rPr>
              <w:t>(Ký tên)</w:t>
            </w:r>
          </w:p>
          <w:p w14:paraId="3E7CE51C" w14:textId="77777777" w:rsidR="007D512B" w:rsidRDefault="007D512B">
            <w:pPr>
              <w:spacing w:before="240" w:line="240" w:lineRule="auto"/>
              <w:jc w:val="center"/>
              <w:rPr>
                <w:b/>
                <w:sz w:val="28"/>
                <w:szCs w:val="28"/>
              </w:rPr>
            </w:pPr>
          </w:p>
          <w:p w14:paraId="586E27CE" w14:textId="77777777" w:rsidR="007D512B" w:rsidRDefault="00000000">
            <w:pPr>
              <w:spacing w:before="240" w:line="240" w:lineRule="auto"/>
              <w:jc w:val="center"/>
              <w:rPr>
                <w:b/>
                <w:sz w:val="28"/>
                <w:szCs w:val="28"/>
              </w:rPr>
            </w:pPr>
            <w:r>
              <w:rPr>
                <w:b/>
                <w:sz w:val="28"/>
                <w:szCs w:val="28"/>
              </w:rPr>
              <w:t>Trương Quang Nghĩa</w:t>
            </w:r>
          </w:p>
        </w:tc>
      </w:tr>
      <w:tr w:rsidR="007D512B" w14:paraId="21FAF26A" w14:textId="77777777">
        <w:trPr>
          <w:trHeight w:val="2495"/>
        </w:trPr>
        <w:tc>
          <w:tcPr>
            <w:tcW w:w="5261" w:type="dxa"/>
            <w:shd w:val="clear" w:color="auto" w:fill="auto"/>
          </w:tcPr>
          <w:p w14:paraId="53D39C2C" w14:textId="77777777" w:rsidR="007D512B" w:rsidRDefault="00000000">
            <w:pPr>
              <w:spacing w:before="240" w:line="240" w:lineRule="auto"/>
              <w:jc w:val="center"/>
              <w:rPr>
                <w:b/>
                <w:sz w:val="28"/>
                <w:szCs w:val="28"/>
              </w:rPr>
            </w:pPr>
            <w:r>
              <w:rPr>
                <w:b/>
                <w:sz w:val="28"/>
                <w:szCs w:val="28"/>
              </w:rPr>
              <w:t>SV thực hiện 3</w:t>
            </w:r>
          </w:p>
          <w:p w14:paraId="781B1B46" w14:textId="77777777" w:rsidR="007D512B" w:rsidRDefault="00000000">
            <w:pPr>
              <w:spacing w:line="240" w:lineRule="auto"/>
              <w:jc w:val="center"/>
              <w:rPr>
                <w:i/>
                <w:sz w:val="28"/>
                <w:szCs w:val="28"/>
              </w:rPr>
            </w:pPr>
            <w:r>
              <w:rPr>
                <w:i/>
                <w:sz w:val="28"/>
                <w:szCs w:val="28"/>
              </w:rPr>
              <w:t>(Ký tên)</w:t>
            </w:r>
          </w:p>
          <w:p w14:paraId="42F23DB9" w14:textId="77777777" w:rsidR="007D512B" w:rsidRDefault="007D512B">
            <w:pPr>
              <w:spacing w:before="240" w:line="240" w:lineRule="auto"/>
              <w:jc w:val="center"/>
              <w:rPr>
                <w:b/>
                <w:sz w:val="28"/>
                <w:szCs w:val="28"/>
              </w:rPr>
            </w:pPr>
          </w:p>
          <w:p w14:paraId="6236AE42" w14:textId="77777777" w:rsidR="007D512B" w:rsidRDefault="00000000">
            <w:pPr>
              <w:spacing w:before="240" w:line="240" w:lineRule="auto"/>
              <w:jc w:val="center"/>
              <w:rPr>
                <w:b/>
                <w:sz w:val="28"/>
                <w:szCs w:val="28"/>
              </w:rPr>
            </w:pPr>
            <w:r>
              <w:rPr>
                <w:b/>
                <w:sz w:val="28"/>
                <w:szCs w:val="28"/>
              </w:rPr>
              <w:t>Nguyễn Gia Toàn</w:t>
            </w:r>
          </w:p>
        </w:tc>
        <w:tc>
          <w:tcPr>
            <w:tcW w:w="5121" w:type="dxa"/>
            <w:shd w:val="clear" w:color="auto" w:fill="auto"/>
          </w:tcPr>
          <w:p w14:paraId="66C801D3" w14:textId="77777777" w:rsidR="007D512B" w:rsidRDefault="007D512B">
            <w:pPr>
              <w:spacing w:before="240" w:line="240" w:lineRule="auto"/>
              <w:jc w:val="center"/>
              <w:rPr>
                <w:b/>
                <w:sz w:val="28"/>
                <w:szCs w:val="28"/>
              </w:rPr>
            </w:pPr>
          </w:p>
        </w:tc>
      </w:tr>
    </w:tbl>
    <w:p w14:paraId="3332A287" w14:textId="77777777" w:rsidR="007D512B" w:rsidRDefault="00000000">
      <w:pPr>
        <w:spacing w:line="276" w:lineRule="auto"/>
        <w:rPr>
          <w:b/>
          <w:sz w:val="28"/>
          <w:szCs w:val="28"/>
        </w:rPr>
      </w:pPr>
      <w:r>
        <w:rPr>
          <w:b/>
          <w:sz w:val="28"/>
          <w:szCs w:val="28"/>
        </w:rPr>
        <w:br w:type="page"/>
      </w:r>
    </w:p>
    <w:p w14:paraId="3891DC9A" w14:textId="77777777" w:rsidR="007D512B" w:rsidRDefault="00000000">
      <w:pPr>
        <w:spacing w:line="276" w:lineRule="auto"/>
        <w:jc w:val="center"/>
        <w:rPr>
          <w:b/>
          <w:sz w:val="28"/>
          <w:szCs w:val="28"/>
        </w:rPr>
      </w:pPr>
      <w:r>
        <w:rPr>
          <w:b/>
          <w:sz w:val="28"/>
          <w:szCs w:val="28"/>
        </w:rPr>
        <w:lastRenderedPageBreak/>
        <w:t>LỜI CẢM ƠN</w:t>
      </w:r>
    </w:p>
    <w:p w14:paraId="4EC8C554" w14:textId="77777777" w:rsidR="007D512B" w:rsidRDefault="007D512B">
      <w:pPr>
        <w:tabs>
          <w:tab w:val="center" w:pos="7938"/>
        </w:tabs>
        <w:jc w:val="both"/>
        <w:rPr>
          <w:sz w:val="28"/>
          <w:szCs w:val="28"/>
        </w:rPr>
      </w:pPr>
    </w:p>
    <w:p w14:paraId="07470900" w14:textId="77777777" w:rsidR="007D512B" w:rsidRDefault="00000000">
      <w:pPr>
        <w:tabs>
          <w:tab w:val="left" w:pos="1440"/>
          <w:tab w:val="left" w:pos="4230"/>
          <w:tab w:val="left" w:pos="4678"/>
        </w:tabs>
        <w:jc w:val="both"/>
        <w:rPr>
          <w:b/>
          <w:sz w:val="28"/>
          <w:szCs w:val="28"/>
        </w:rPr>
      </w:pPr>
      <w:r>
        <w:rPr>
          <w:sz w:val="28"/>
          <w:szCs w:val="28"/>
        </w:rPr>
        <w:t xml:space="preserve">Chúng em xin bày tỏ lòng biết ơn chân thành đến thầy </w:t>
      </w:r>
      <w:r>
        <w:rPr>
          <w:bCs/>
          <w:sz w:val="28"/>
          <w:szCs w:val="28"/>
        </w:rPr>
        <w:t>Nguyễn Trọng Chỉnh, thầy Đặng Văn Thìn và thầy Nguyễn Đức Vũ</w:t>
      </w:r>
      <w:r>
        <w:rPr>
          <w:sz w:val="28"/>
          <w:szCs w:val="28"/>
        </w:rPr>
        <w:t xml:space="preserve"> đã giảng dạy chúng em môn học Xử lý ngôn ngữ tự nhiên. Sự hướng dẫn và kiến thức sâu rộng của thầy đã vô cùng quý giá trong suốt quá trình thực hiện làm đồ án môn học và viết báo cáo về chủ đề "X Sentiment Analysis".</w:t>
      </w:r>
    </w:p>
    <w:p w14:paraId="4B31048A" w14:textId="77777777" w:rsidR="007D512B" w:rsidRDefault="00000000">
      <w:pPr>
        <w:tabs>
          <w:tab w:val="center" w:pos="7938"/>
        </w:tabs>
        <w:jc w:val="both"/>
        <w:rPr>
          <w:sz w:val="28"/>
          <w:szCs w:val="28"/>
        </w:rPr>
      </w:pPr>
      <w:r>
        <w:rPr>
          <w:sz w:val="28"/>
          <w:szCs w:val="28"/>
        </w:rPr>
        <w:t>Chúng em cũng xin gửi lời cảm ơn đến các thành viên trong nhóm vì sự tận tâm và tinh thần đồng đội trong việc hoàn thành báo cáo này. Những đóng góp và ý kiến của từng thành viên đã rất cần thiết trong việc thực hiện nghiên cứu phương pháp, phân tích dữ liệu và đưa ra kết luận.</w:t>
      </w:r>
    </w:p>
    <w:p w14:paraId="3287FD2C" w14:textId="77777777" w:rsidR="007D512B" w:rsidRDefault="00000000">
      <w:pPr>
        <w:tabs>
          <w:tab w:val="center" w:pos="7938"/>
        </w:tabs>
        <w:jc w:val="both"/>
        <w:rPr>
          <w:sz w:val="28"/>
          <w:szCs w:val="28"/>
        </w:rPr>
      </w:pPr>
      <w:r>
        <w:rPr>
          <w:sz w:val="28"/>
          <w:szCs w:val="28"/>
        </w:rPr>
        <w:t>Ngoài ra, chúng em xin cảm ơn những cá nhân đã hỗ trợ, góp ý và giúp đỡ trong quá trình thực hiện công việc. Những ý kiến quý báu và góp ý xây dựng của họ đã góp phần quan trọng vào chất lượng của báo cáo này.</w:t>
      </w:r>
    </w:p>
    <w:p w14:paraId="26084F10" w14:textId="77777777" w:rsidR="007D512B" w:rsidRDefault="00000000">
      <w:pPr>
        <w:tabs>
          <w:tab w:val="center" w:pos="7938"/>
        </w:tabs>
        <w:jc w:val="both"/>
        <w:rPr>
          <w:sz w:val="28"/>
          <w:szCs w:val="28"/>
        </w:rPr>
      </w:pPr>
      <w:r>
        <w:rPr>
          <w:sz w:val="28"/>
          <w:szCs w:val="28"/>
        </w:rPr>
        <w:t>Cuối cùng, chúng em xin ghi nhận các nguồn tài liệu, tham khảo và công cụ đã đóng vai trò quan trọng trong dự án cuối cùng của chúng em. Sự sẵn có của các tài liệu này đã làm phong phú thêm hiểu biết và kiến thức của chúng em về chủ đề và hỗ trợ thực hiện đồ án.</w:t>
      </w:r>
    </w:p>
    <w:p w14:paraId="27CDD6A1" w14:textId="77777777" w:rsidR="007D512B" w:rsidRDefault="00000000">
      <w:pPr>
        <w:tabs>
          <w:tab w:val="center" w:pos="7938"/>
        </w:tabs>
        <w:jc w:val="both"/>
        <w:rPr>
          <w:sz w:val="28"/>
          <w:szCs w:val="28"/>
        </w:rPr>
      </w:pPr>
      <w:r>
        <w:rPr>
          <w:sz w:val="28"/>
          <w:szCs w:val="28"/>
        </w:rPr>
        <w:t>Chúng em xin chân thành cảm ơn.</w:t>
      </w:r>
    </w:p>
    <w:p w14:paraId="1EAFB2B6" w14:textId="77777777" w:rsidR="007D512B" w:rsidRDefault="007D512B">
      <w:pPr>
        <w:tabs>
          <w:tab w:val="center" w:pos="7938"/>
        </w:tabs>
        <w:jc w:val="both"/>
        <w:rPr>
          <w:sz w:val="28"/>
          <w:szCs w:val="28"/>
        </w:rPr>
      </w:pPr>
    </w:p>
    <w:p w14:paraId="5567A9E3" w14:textId="77777777" w:rsidR="007D512B" w:rsidRDefault="00000000">
      <w:pPr>
        <w:tabs>
          <w:tab w:val="center" w:pos="7230"/>
        </w:tabs>
        <w:jc w:val="both"/>
        <w:rPr>
          <w:sz w:val="28"/>
          <w:szCs w:val="28"/>
        </w:rPr>
      </w:pPr>
      <w:r>
        <w:rPr>
          <w:sz w:val="28"/>
          <w:szCs w:val="28"/>
        </w:rPr>
        <w:tab/>
        <w:t>Sinh viên thực hiện</w:t>
      </w:r>
    </w:p>
    <w:p w14:paraId="04ED4508" w14:textId="77777777" w:rsidR="007D512B" w:rsidRDefault="00000000">
      <w:pPr>
        <w:tabs>
          <w:tab w:val="center" w:pos="7230"/>
        </w:tabs>
        <w:jc w:val="both"/>
        <w:rPr>
          <w:sz w:val="28"/>
          <w:szCs w:val="28"/>
        </w:rPr>
      </w:pPr>
      <w:r>
        <w:rPr>
          <w:sz w:val="28"/>
          <w:szCs w:val="28"/>
        </w:rPr>
        <w:tab/>
        <w:t>Trương Quang Nghĩa - Phạm Thanh Lâm</w:t>
      </w:r>
      <w:r>
        <w:rPr>
          <w:sz w:val="28"/>
          <w:szCs w:val="28"/>
        </w:rPr>
        <w:br/>
      </w:r>
      <w:r>
        <w:rPr>
          <w:sz w:val="28"/>
          <w:szCs w:val="28"/>
        </w:rPr>
        <w:tab/>
        <w:t xml:space="preserve">Nguyễn Gia Toàn </w:t>
      </w:r>
    </w:p>
    <w:p w14:paraId="1D7DF609" w14:textId="77777777" w:rsidR="007D512B" w:rsidRDefault="00000000">
      <w:pPr>
        <w:spacing w:line="240" w:lineRule="auto"/>
        <w:jc w:val="center"/>
        <w:rPr>
          <w:b/>
          <w:sz w:val="28"/>
          <w:szCs w:val="28"/>
        </w:rPr>
      </w:pPr>
      <w:r>
        <w:rPr>
          <w:b/>
          <w:sz w:val="28"/>
          <w:szCs w:val="28"/>
        </w:rPr>
        <w:br w:type="page"/>
      </w:r>
    </w:p>
    <w:p w14:paraId="04547E9B" w14:textId="77777777" w:rsidR="007D512B" w:rsidRDefault="00000000">
      <w:pPr>
        <w:spacing w:line="240" w:lineRule="auto"/>
        <w:jc w:val="center"/>
        <w:rPr>
          <w:b/>
          <w:sz w:val="28"/>
          <w:szCs w:val="28"/>
        </w:rPr>
      </w:pPr>
      <w:r>
        <w:rPr>
          <w:b/>
          <w:sz w:val="28"/>
          <w:szCs w:val="28"/>
        </w:rPr>
        <w:lastRenderedPageBreak/>
        <w:t>NHẬN XÉT CỦA GIẢNG VIÊN HƯỚNG DẪN</w:t>
      </w:r>
    </w:p>
    <w:p w14:paraId="3889B0CA" w14:textId="77777777" w:rsidR="007D512B" w:rsidRDefault="00000000">
      <w:pPr>
        <w:tabs>
          <w:tab w:val="right" w:leader="dot" w:pos="9781"/>
        </w:tabs>
        <w:spacing w:line="240" w:lineRule="auto"/>
        <w:jc w:val="both"/>
        <w:rPr>
          <w:sz w:val="28"/>
          <w:szCs w:val="28"/>
        </w:rPr>
      </w:pPr>
      <w:r>
        <w:rPr>
          <w:sz w:val="28"/>
          <w:szCs w:val="28"/>
        </w:rPr>
        <w:tab/>
      </w:r>
    </w:p>
    <w:p w14:paraId="154FFCDE" w14:textId="77777777" w:rsidR="007D512B" w:rsidRDefault="00000000">
      <w:pPr>
        <w:tabs>
          <w:tab w:val="right" w:leader="dot" w:pos="9781"/>
        </w:tabs>
        <w:spacing w:line="240" w:lineRule="auto"/>
        <w:jc w:val="both"/>
        <w:rPr>
          <w:sz w:val="28"/>
          <w:szCs w:val="28"/>
        </w:rPr>
      </w:pPr>
      <w:r>
        <w:rPr>
          <w:sz w:val="28"/>
          <w:szCs w:val="28"/>
        </w:rPr>
        <w:tab/>
      </w:r>
    </w:p>
    <w:p w14:paraId="38A48F11" w14:textId="77777777" w:rsidR="007D512B" w:rsidRDefault="00000000">
      <w:pPr>
        <w:tabs>
          <w:tab w:val="right" w:leader="dot" w:pos="9781"/>
        </w:tabs>
        <w:spacing w:line="240" w:lineRule="auto"/>
        <w:jc w:val="both"/>
        <w:rPr>
          <w:sz w:val="28"/>
          <w:szCs w:val="28"/>
        </w:rPr>
      </w:pPr>
      <w:r>
        <w:rPr>
          <w:sz w:val="28"/>
          <w:szCs w:val="28"/>
        </w:rPr>
        <w:tab/>
      </w:r>
    </w:p>
    <w:p w14:paraId="1C113E6B" w14:textId="77777777" w:rsidR="007D512B" w:rsidRDefault="00000000">
      <w:pPr>
        <w:tabs>
          <w:tab w:val="right" w:leader="dot" w:pos="9781"/>
        </w:tabs>
        <w:spacing w:line="240" w:lineRule="auto"/>
        <w:jc w:val="both"/>
        <w:rPr>
          <w:sz w:val="28"/>
          <w:szCs w:val="28"/>
        </w:rPr>
      </w:pPr>
      <w:r>
        <w:rPr>
          <w:sz w:val="28"/>
          <w:szCs w:val="28"/>
        </w:rPr>
        <w:tab/>
      </w:r>
    </w:p>
    <w:p w14:paraId="5C944E09" w14:textId="77777777" w:rsidR="007D512B" w:rsidRDefault="00000000">
      <w:pPr>
        <w:tabs>
          <w:tab w:val="right" w:leader="dot" w:pos="9781"/>
        </w:tabs>
        <w:spacing w:line="240" w:lineRule="auto"/>
        <w:jc w:val="both"/>
        <w:rPr>
          <w:sz w:val="28"/>
          <w:szCs w:val="28"/>
        </w:rPr>
      </w:pPr>
      <w:r>
        <w:rPr>
          <w:sz w:val="28"/>
          <w:szCs w:val="28"/>
        </w:rPr>
        <w:tab/>
      </w:r>
    </w:p>
    <w:p w14:paraId="40828DD4" w14:textId="77777777" w:rsidR="007D512B" w:rsidRDefault="00000000">
      <w:pPr>
        <w:tabs>
          <w:tab w:val="right" w:leader="dot" w:pos="9781"/>
        </w:tabs>
        <w:spacing w:line="240" w:lineRule="auto"/>
        <w:jc w:val="both"/>
        <w:rPr>
          <w:sz w:val="28"/>
          <w:szCs w:val="28"/>
        </w:rPr>
      </w:pPr>
      <w:r>
        <w:rPr>
          <w:sz w:val="28"/>
          <w:szCs w:val="28"/>
        </w:rPr>
        <w:tab/>
      </w:r>
    </w:p>
    <w:p w14:paraId="6B87E0B2" w14:textId="77777777" w:rsidR="007D512B" w:rsidRDefault="00000000">
      <w:pPr>
        <w:tabs>
          <w:tab w:val="right" w:leader="dot" w:pos="9781"/>
        </w:tabs>
        <w:spacing w:line="240" w:lineRule="auto"/>
        <w:jc w:val="both"/>
        <w:rPr>
          <w:sz w:val="28"/>
          <w:szCs w:val="28"/>
        </w:rPr>
      </w:pPr>
      <w:r>
        <w:rPr>
          <w:sz w:val="28"/>
          <w:szCs w:val="28"/>
        </w:rPr>
        <w:tab/>
      </w:r>
    </w:p>
    <w:p w14:paraId="56C3EEF8" w14:textId="77777777" w:rsidR="007D512B" w:rsidRDefault="00000000">
      <w:pPr>
        <w:tabs>
          <w:tab w:val="right" w:leader="dot" w:pos="9781"/>
        </w:tabs>
        <w:spacing w:line="240" w:lineRule="auto"/>
        <w:jc w:val="both"/>
        <w:rPr>
          <w:sz w:val="28"/>
          <w:szCs w:val="28"/>
        </w:rPr>
      </w:pPr>
      <w:r>
        <w:rPr>
          <w:sz w:val="28"/>
          <w:szCs w:val="28"/>
        </w:rPr>
        <w:tab/>
      </w:r>
    </w:p>
    <w:p w14:paraId="35B385EC" w14:textId="77777777" w:rsidR="007D512B" w:rsidRDefault="00000000">
      <w:pPr>
        <w:tabs>
          <w:tab w:val="right" w:leader="dot" w:pos="9781"/>
        </w:tabs>
        <w:spacing w:line="240" w:lineRule="auto"/>
        <w:jc w:val="both"/>
        <w:rPr>
          <w:sz w:val="28"/>
          <w:szCs w:val="28"/>
        </w:rPr>
      </w:pPr>
      <w:r>
        <w:rPr>
          <w:sz w:val="28"/>
          <w:szCs w:val="28"/>
        </w:rPr>
        <w:tab/>
      </w:r>
    </w:p>
    <w:p w14:paraId="432582CE" w14:textId="77777777" w:rsidR="007D512B" w:rsidRDefault="00000000">
      <w:pPr>
        <w:tabs>
          <w:tab w:val="right" w:leader="dot" w:pos="9781"/>
        </w:tabs>
        <w:spacing w:line="240" w:lineRule="auto"/>
        <w:jc w:val="both"/>
        <w:rPr>
          <w:sz w:val="28"/>
          <w:szCs w:val="28"/>
        </w:rPr>
      </w:pPr>
      <w:r>
        <w:rPr>
          <w:sz w:val="28"/>
          <w:szCs w:val="28"/>
        </w:rPr>
        <w:tab/>
      </w:r>
    </w:p>
    <w:p w14:paraId="1117EB09" w14:textId="77777777" w:rsidR="007D512B" w:rsidRDefault="00000000">
      <w:pPr>
        <w:tabs>
          <w:tab w:val="right" w:leader="dot" w:pos="9781"/>
        </w:tabs>
        <w:spacing w:line="240" w:lineRule="auto"/>
        <w:jc w:val="both"/>
        <w:rPr>
          <w:sz w:val="28"/>
          <w:szCs w:val="28"/>
        </w:rPr>
      </w:pPr>
      <w:r>
        <w:rPr>
          <w:sz w:val="28"/>
          <w:szCs w:val="28"/>
        </w:rPr>
        <w:tab/>
      </w:r>
    </w:p>
    <w:p w14:paraId="5DA075B6" w14:textId="77777777" w:rsidR="007D512B" w:rsidRDefault="00000000">
      <w:pPr>
        <w:tabs>
          <w:tab w:val="right" w:leader="dot" w:pos="9781"/>
        </w:tabs>
        <w:spacing w:line="240" w:lineRule="auto"/>
        <w:jc w:val="both"/>
        <w:rPr>
          <w:sz w:val="28"/>
          <w:szCs w:val="28"/>
        </w:rPr>
      </w:pPr>
      <w:r>
        <w:rPr>
          <w:sz w:val="28"/>
          <w:szCs w:val="28"/>
        </w:rPr>
        <w:tab/>
      </w:r>
    </w:p>
    <w:p w14:paraId="6FD09EDB" w14:textId="77777777" w:rsidR="007D512B" w:rsidRDefault="00000000">
      <w:pPr>
        <w:tabs>
          <w:tab w:val="right" w:leader="dot" w:pos="9781"/>
        </w:tabs>
        <w:spacing w:line="240" w:lineRule="auto"/>
        <w:jc w:val="both"/>
        <w:rPr>
          <w:sz w:val="28"/>
          <w:szCs w:val="28"/>
        </w:rPr>
      </w:pPr>
      <w:r>
        <w:rPr>
          <w:sz w:val="28"/>
          <w:szCs w:val="28"/>
        </w:rPr>
        <w:tab/>
      </w:r>
    </w:p>
    <w:p w14:paraId="316B2C4C" w14:textId="77777777" w:rsidR="007D512B" w:rsidRDefault="00000000">
      <w:pPr>
        <w:tabs>
          <w:tab w:val="right" w:leader="dot" w:pos="9781"/>
        </w:tabs>
        <w:spacing w:line="240" w:lineRule="auto"/>
        <w:jc w:val="both"/>
        <w:rPr>
          <w:sz w:val="28"/>
          <w:szCs w:val="28"/>
        </w:rPr>
      </w:pPr>
      <w:r>
        <w:rPr>
          <w:sz w:val="28"/>
          <w:szCs w:val="28"/>
        </w:rPr>
        <w:tab/>
      </w:r>
    </w:p>
    <w:p w14:paraId="778F3972" w14:textId="77777777" w:rsidR="007D512B" w:rsidRDefault="00000000">
      <w:pPr>
        <w:tabs>
          <w:tab w:val="right" w:leader="dot" w:pos="9781"/>
        </w:tabs>
        <w:spacing w:line="240" w:lineRule="auto"/>
        <w:jc w:val="both"/>
        <w:rPr>
          <w:sz w:val="28"/>
          <w:szCs w:val="28"/>
        </w:rPr>
      </w:pPr>
      <w:r>
        <w:rPr>
          <w:sz w:val="28"/>
          <w:szCs w:val="28"/>
        </w:rPr>
        <w:tab/>
      </w:r>
    </w:p>
    <w:p w14:paraId="4C9BC273" w14:textId="77777777" w:rsidR="007D512B" w:rsidRDefault="00000000">
      <w:pPr>
        <w:tabs>
          <w:tab w:val="right" w:leader="dot" w:pos="9781"/>
        </w:tabs>
        <w:spacing w:line="240" w:lineRule="auto"/>
        <w:jc w:val="both"/>
        <w:rPr>
          <w:sz w:val="28"/>
          <w:szCs w:val="28"/>
        </w:rPr>
      </w:pPr>
      <w:r>
        <w:rPr>
          <w:sz w:val="28"/>
          <w:szCs w:val="28"/>
        </w:rPr>
        <w:tab/>
      </w:r>
    </w:p>
    <w:p w14:paraId="0E7F8F52" w14:textId="77777777" w:rsidR="007D512B" w:rsidRDefault="00000000">
      <w:pPr>
        <w:tabs>
          <w:tab w:val="right" w:leader="dot" w:pos="9781"/>
        </w:tabs>
        <w:spacing w:line="240" w:lineRule="auto"/>
        <w:jc w:val="both"/>
        <w:rPr>
          <w:sz w:val="28"/>
          <w:szCs w:val="28"/>
        </w:rPr>
      </w:pPr>
      <w:r>
        <w:rPr>
          <w:sz w:val="28"/>
          <w:szCs w:val="28"/>
        </w:rPr>
        <w:tab/>
      </w:r>
    </w:p>
    <w:p w14:paraId="4EA9F296" w14:textId="77777777" w:rsidR="007D512B" w:rsidRDefault="00000000">
      <w:pPr>
        <w:tabs>
          <w:tab w:val="right" w:leader="dot" w:pos="9781"/>
        </w:tabs>
        <w:spacing w:line="240" w:lineRule="auto"/>
        <w:jc w:val="both"/>
        <w:rPr>
          <w:sz w:val="28"/>
          <w:szCs w:val="28"/>
        </w:rPr>
      </w:pPr>
      <w:r>
        <w:rPr>
          <w:sz w:val="28"/>
          <w:szCs w:val="28"/>
        </w:rPr>
        <w:tab/>
      </w:r>
    </w:p>
    <w:p w14:paraId="68CC4E5D" w14:textId="77777777" w:rsidR="007D512B" w:rsidRDefault="00000000">
      <w:pPr>
        <w:tabs>
          <w:tab w:val="right" w:leader="dot" w:pos="9781"/>
        </w:tabs>
        <w:spacing w:line="240" w:lineRule="auto"/>
        <w:jc w:val="both"/>
        <w:rPr>
          <w:sz w:val="28"/>
          <w:szCs w:val="28"/>
        </w:rPr>
      </w:pPr>
      <w:r>
        <w:rPr>
          <w:sz w:val="28"/>
          <w:szCs w:val="28"/>
        </w:rPr>
        <w:tab/>
      </w:r>
    </w:p>
    <w:p w14:paraId="00E738E1" w14:textId="77777777" w:rsidR="007D512B" w:rsidRDefault="00000000">
      <w:pPr>
        <w:tabs>
          <w:tab w:val="right" w:leader="dot" w:pos="9781"/>
        </w:tabs>
        <w:spacing w:line="240" w:lineRule="auto"/>
        <w:jc w:val="both"/>
        <w:rPr>
          <w:sz w:val="28"/>
          <w:szCs w:val="28"/>
        </w:rPr>
      </w:pPr>
      <w:r>
        <w:rPr>
          <w:sz w:val="28"/>
          <w:szCs w:val="28"/>
        </w:rPr>
        <w:tab/>
      </w:r>
    </w:p>
    <w:p w14:paraId="417DC337" w14:textId="77777777" w:rsidR="007D512B" w:rsidRDefault="00000000">
      <w:pPr>
        <w:tabs>
          <w:tab w:val="right" w:leader="dot" w:pos="9781"/>
        </w:tabs>
        <w:spacing w:line="240" w:lineRule="auto"/>
        <w:jc w:val="both"/>
        <w:rPr>
          <w:sz w:val="28"/>
          <w:szCs w:val="28"/>
        </w:rPr>
      </w:pPr>
      <w:r>
        <w:rPr>
          <w:sz w:val="28"/>
          <w:szCs w:val="28"/>
        </w:rPr>
        <w:tab/>
      </w:r>
    </w:p>
    <w:p w14:paraId="10B6E6A8" w14:textId="77777777" w:rsidR="007D512B" w:rsidRDefault="00000000">
      <w:pPr>
        <w:tabs>
          <w:tab w:val="center" w:pos="7655"/>
          <w:tab w:val="right" w:leader="dot" w:pos="9781"/>
        </w:tabs>
        <w:spacing w:line="240" w:lineRule="auto"/>
        <w:jc w:val="both"/>
        <w:rPr>
          <w:sz w:val="28"/>
          <w:szCs w:val="28"/>
        </w:rPr>
      </w:pPr>
      <w:r>
        <w:rPr>
          <w:sz w:val="28"/>
          <w:szCs w:val="28"/>
        </w:rPr>
        <w:tab/>
        <w:t>Tp.HCM, ngày 28 tháng 06 năm 2024</w:t>
      </w:r>
    </w:p>
    <w:p w14:paraId="53BB7985" w14:textId="77777777" w:rsidR="007D512B" w:rsidRDefault="00000000">
      <w:pPr>
        <w:tabs>
          <w:tab w:val="center" w:pos="7655"/>
          <w:tab w:val="right" w:leader="dot" w:pos="9781"/>
        </w:tabs>
        <w:spacing w:line="240" w:lineRule="auto"/>
        <w:jc w:val="both"/>
        <w:rPr>
          <w:bCs/>
          <w:sz w:val="28"/>
          <w:szCs w:val="28"/>
        </w:rPr>
      </w:pPr>
      <w:r>
        <w:rPr>
          <w:b/>
          <w:sz w:val="28"/>
          <w:szCs w:val="28"/>
        </w:rPr>
        <w:tab/>
      </w:r>
      <w:r>
        <w:rPr>
          <w:bCs/>
          <w:sz w:val="28"/>
          <w:szCs w:val="28"/>
        </w:rPr>
        <w:t>GVHD</w:t>
      </w:r>
    </w:p>
    <w:p w14:paraId="5A31CFE3" w14:textId="77777777" w:rsidR="007D512B" w:rsidRDefault="00000000">
      <w:pPr>
        <w:tabs>
          <w:tab w:val="left" w:pos="1440"/>
          <w:tab w:val="left" w:pos="4230"/>
          <w:tab w:val="left" w:pos="4678"/>
        </w:tabs>
        <w:spacing w:line="240" w:lineRule="auto"/>
        <w:ind w:left="5040"/>
        <w:jc w:val="center"/>
        <w:rPr>
          <w:bCs/>
          <w:sz w:val="28"/>
          <w:szCs w:val="28"/>
        </w:rPr>
      </w:pPr>
      <w:r>
        <w:rPr>
          <w:bCs/>
          <w:sz w:val="28"/>
          <w:szCs w:val="28"/>
        </w:rPr>
        <w:t>TS. Nguyễn Trọng Chỉnh</w:t>
      </w:r>
    </w:p>
    <w:p w14:paraId="440118DF" w14:textId="77777777" w:rsidR="007D512B" w:rsidRDefault="00000000">
      <w:pPr>
        <w:tabs>
          <w:tab w:val="left" w:pos="1440"/>
          <w:tab w:val="left" w:pos="4230"/>
          <w:tab w:val="left" w:pos="4678"/>
        </w:tabs>
        <w:spacing w:line="240" w:lineRule="auto"/>
        <w:ind w:left="5040"/>
        <w:jc w:val="center"/>
        <w:rPr>
          <w:bCs/>
          <w:sz w:val="28"/>
          <w:szCs w:val="28"/>
        </w:rPr>
      </w:pPr>
      <w:r>
        <w:rPr>
          <w:bCs/>
          <w:sz w:val="28"/>
          <w:szCs w:val="28"/>
        </w:rPr>
        <w:t>ThS. Đặng Văn Thìn</w:t>
      </w:r>
    </w:p>
    <w:p w14:paraId="792401F1" w14:textId="77777777" w:rsidR="007D512B" w:rsidRDefault="00000000">
      <w:pPr>
        <w:tabs>
          <w:tab w:val="left" w:pos="1440"/>
          <w:tab w:val="left" w:pos="4230"/>
          <w:tab w:val="left" w:pos="4678"/>
        </w:tabs>
        <w:spacing w:line="240" w:lineRule="auto"/>
        <w:ind w:left="5040"/>
        <w:jc w:val="center"/>
        <w:rPr>
          <w:bCs/>
          <w:sz w:val="28"/>
          <w:szCs w:val="28"/>
        </w:rPr>
      </w:pPr>
      <w:r>
        <w:rPr>
          <w:bCs/>
          <w:sz w:val="28"/>
          <w:szCs w:val="28"/>
        </w:rPr>
        <w:t>ThS. Nguyễn Đức Vũ</w:t>
      </w:r>
    </w:p>
    <w:p w14:paraId="756B8012" w14:textId="77777777" w:rsidR="007D512B" w:rsidRDefault="00000000">
      <w:pPr>
        <w:tabs>
          <w:tab w:val="center" w:pos="7655"/>
          <w:tab w:val="right" w:leader="dot" w:pos="9781"/>
        </w:tabs>
        <w:jc w:val="center"/>
        <w:rPr>
          <w:ins w:id="0" w:author="Microsoft Word" w:date="2024-06-22T14:53:00Z"/>
          <w:b/>
          <w:bCs/>
          <w:sz w:val="40"/>
          <w:szCs w:val="40"/>
        </w:rPr>
      </w:pPr>
      <w:r>
        <w:rPr>
          <w:b/>
          <w:bCs/>
          <w:sz w:val="40"/>
          <w:szCs w:val="40"/>
        </w:rPr>
        <w:lastRenderedPageBreak/>
        <w:t>MỤC LỤC</w:t>
      </w:r>
    </w:p>
    <w:p w14:paraId="381D26C1" w14:textId="6ED8A1E0" w:rsidR="007D512B" w:rsidRDefault="00000000">
      <w:pPr>
        <w:pStyle w:val="TOC1"/>
        <w:rPr>
          <w:rFonts w:eastAsiaTheme="minorEastAsia"/>
          <w:b w:val="0"/>
          <w:bCs/>
          <w:kern w:val="2"/>
          <w14:ligatures w14:val="standardContextual"/>
        </w:rPr>
      </w:pPr>
      <w:r>
        <w:rPr>
          <w:rFonts w:eastAsiaTheme="majorEastAsia"/>
          <w:b w:val="0"/>
          <w:bCs/>
          <w:color w:val="0F4761" w:themeColor="accent1" w:themeShade="BF"/>
          <w:lang w:eastAsia="ja-JP"/>
        </w:rPr>
        <w:fldChar w:fldCharType="begin"/>
      </w:r>
      <w:r>
        <w:rPr>
          <w:rFonts w:eastAsiaTheme="majorEastAsia"/>
          <w:b w:val="0"/>
          <w:bCs/>
          <w:color w:val="0F4761" w:themeColor="accent1" w:themeShade="BF"/>
          <w:lang w:eastAsia="ja-JP"/>
        </w:rPr>
        <w:instrText xml:space="preserve"> TOC \o "1-4" \h \z \u </w:instrText>
      </w:r>
      <w:r>
        <w:rPr>
          <w:rFonts w:eastAsiaTheme="majorEastAsia"/>
          <w:b w:val="0"/>
          <w:bCs/>
          <w:color w:val="0F4761" w:themeColor="accent1" w:themeShade="BF"/>
          <w:lang w:eastAsia="ja-JP"/>
        </w:rPr>
        <w:fldChar w:fldCharType="separate"/>
      </w:r>
      <w:hyperlink w:anchor="_Toc170492127" w:history="1">
        <w:r>
          <w:rPr>
            <w:rStyle w:val="Hyperlink"/>
            <w:b w:val="0"/>
            <w:bCs/>
          </w:rPr>
          <w:t>Phần 1:  GIỚI THIỆU BÀI TOÁN</w:t>
        </w:r>
        <w:r>
          <w:rPr>
            <w:b w:val="0"/>
            <w:bCs/>
          </w:rPr>
          <w:tab/>
        </w:r>
        <w:r>
          <w:rPr>
            <w:b w:val="0"/>
            <w:bCs/>
          </w:rPr>
          <w:fldChar w:fldCharType="begin"/>
        </w:r>
        <w:r>
          <w:rPr>
            <w:b w:val="0"/>
            <w:bCs/>
          </w:rPr>
          <w:instrText xml:space="preserve"> PAGEREF _Toc170492127 \h </w:instrText>
        </w:r>
        <w:r>
          <w:rPr>
            <w:b w:val="0"/>
            <w:bCs/>
          </w:rPr>
        </w:r>
        <w:r>
          <w:rPr>
            <w:b w:val="0"/>
            <w:bCs/>
          </w:rPr>
          <w:fldChar w:fldCharType="separate"/>
        </w:r>
        <w:r w:rsidR="00B05BE3">
          <w:rPr>
            <w:b w:val="0"/>
            <w:bCs/>
            <w:noProof/>
          </w:rPr>
          <w:t>6</w:t>
        </w:r>
        <w:r>
          <w:rPr>
            <w:b w:val="0"/>
            <w:bCs/>
          </w:rPr>
          <w:fldChar w:fldCharType="end"/>
        </w:r>
      </w:hyperlink>
    </w:p>
    <w:p w14:paraId="51648976" w14:textId="0BF5FE18" w:rsidR="007D512B" w:rsidRDefault="00000000">
      <w:pPr>
        <w:pStyle w:val="TOC1"/>
        <w:rPr>
          <w:rFonts w:eastAsiaTheme="minorEastAsia"/>
          <w:b w:val="0"/>
          <w:bCs/>
          <w:kern w:val="2"/>
          <w14:ligatures w14:val="standardContextual"/>
        </w:rPr>
      </w:pPr>
      <w:hyperlink w:anchor="_Toc170492128" w:history="1">
        <w:r>
          <w:rPr>
            <w:rStyle w:val="Hyperlink"/>
            <w:b w:val="0"/>
            <w:bCs/>
          </w:rPr>
          <w:t>Phần 2:  BỘ NG</w:t>
        </w:r>
        <w:r>
          <w:rPr>
            <w:rStyle w:val="Hyperlink"/>
            <w:b w:val="0"/>
            <w:bCs/>
          </w:rPr>
          <w:t>Ữ</w:t>
        </w:r>
        <w:r>
          <w:rPr>
            <w:rStyle w:val="Hyperlink"/>
            <w:b w:val="0"/>
            <w:bCs/>
          </w:rPr>
          <w:t xml:space="preserve"> LIỆU BÀI TOÁN</w:t>
        </w:r>
        <w:r>
          <w:rPr>
            <w:b w:val="0"/>
            <w:bCs/>
          </w:rPr>
          <w:tab/>
        </w:r>
        <w:r>
          <w:rPr>
            <w:b w:val="0"/>
            <w:bCs/>
          </w:rPr>
          <w:fldChar w:fldCharType="begin"/>
        </w:r>
        <w:r>
          <w:rPr>
            <w:b w:val="0"/>
            <w:bCs/>
          </w:rPr>
          <w:instrText xml:space="preserve"> PAGEREF _Toc170492128 \h </w:instrText>
        </w:r>
        <w:r>
          <w:rPr>
            <w:b w:val="0"/>
            <w:bCs/>
          </w:rPr>
        </w:r>
        <w:r>
          <w:rPr>
            <w:b w:val="0"/>
            <w:bCs/>
          </w:rPr>
          <w:fldChar w:fldCharType="separate"/>
        </w:r>
        <w:r w:rsidR="00B05BE3">
          <w:rPr>
            <w:b w:val="0"/>
            <w:bCs/>
            <w:noProof/>
          </w:rPr>
          <w:t>7</w:t>
        </w:r>
        <w:r>
          <w:rPr>
            <w:b w:val="0"/>
            <w:bCs/>
          </w:rPr>
          <w:fldChar w:fldCharType="end"/>
        </w:r>
      </w:hyperlink>
    </w:p>
    <w:p w14:paraId="18FA5B6C" w14:textId="5E5F94EC" w:rsidR="007D512B" w:rsidRDefault="00000000">
      <w:pPr>
        <w:pStyle w:val="TOC2"/>
        <w:rPr>
          <w:rFonts w:eastAsiaTheme="minorEastAsia"/>
          <w:kern w:val="2"/>
          <w14:ligatures w14:val="standardContextual"/>
        </w:rPr>
      </w:pPr>
      <w:hyperlink w:anchor="_Toc170492129" w:history="1">
        <w:r>
          <w:rPr>
            <w:rStyle w:val="Hyperlink"/>
          </w:rPr>
          <w:t>2.1 Thu thập dữ liệu:</w:t>
        </w:r>
        <w:r>
          <w:tab/>
        </w:r>
        <w:r>
          <w:fldChar w:fldCharType="begin"/>
        </w:r>
        <w:r>
          <w:instrText xml:space="preserve"> PAGEREF _Toc170492129 \h </w:instrText>
        </w:r>
        <w:r>
          <w:fldChar w:fldCharType="separate"/>
        </w:r>
        <w:r w:rsidR="00B05BE3">
          <w:rPr>
            <w:noProof/>
          </w:rPr>
          <w:t>7</w:t>
        </w:r>
        <w:r>
          <w:fldChar w:fldCharType="end"/>
        </w:r>
      </w:hyperlink>
    </w:p>
    <w:p w14:paraId="5791F2C2" w14:textId="38960E48" w:rsidR="007D512B" w:rsidRDefault="00000000">
      <w:pPr>
        <w:pStyle w:val="TOC2"/>
        <w:rPr>
          <w:rFonts w:eastAsiaTheme="minorEastAsia"/>
          <w:kern w:val="2"/>
          <w14:ligatures w14:val="standardContextual"/>
        </w:rPr>
      </w:pPr>
      <w:hyperlink w:anchor="_Toc170492130" w:history="1">
        <w:r>
          <w:rPr>
            <w:rStyle w:val="Hyperlink"/>
          </w:rPr>
          <w:t>2.2 Các quy tắc chủ giải ngữ liệu</w:t>
        </w:r>
        <w:r>
          <w:tab/>
        </w:r>
        <w:r>
          <w:fldChar w:fldCharType="begin"/>
        </w:r>
        <w:r>
          <w:instrText xml:space="preserve"> PAGEREF _Toc170492130 \h </w:instrText>
        </w:r>
        <w:r>
          <w:fldChar w:fldCharType="separate"/>
        </w:r>
        <w:r w:rsidR="00B05BE3">
          <w:rPr>
            <w:noProof/>
          </w:rPr>
          <w:t>7</w:t>
        </w:r>
        <w:r>
          <w:fldChar w:fldCharType="end"/>
        </w:r>
      </w:hyperlink>
    </w:p>
    <w:p w14:paraId="151AE2FB" w14:textId="1DF6F3BE" w:rsidR="007D512B" w:rsidRDefault="00000000">
      <w:pPr>
        <w:pStyle w:val="TOC2"/>
        <w:rPr>
          <w:rFonts w:eastAsiaTheme="minorEastAsia"/>
          <w:kern w:val="2"/>
          <w14:ligatures w14:val="standardContextual"/>
        </w:rPr>
      </w:pPr>
      <w:hyperlink w:anchor="_Toc170492131" w:history="1">
        <w:r>
          <w:rPr>
            <w:rStyle w:val="Hyperlink"/>
          </w:rPr>
          <w:t>2.3 Thống kê ngữ liệu</w:t>
        </w:r>
        <w:r>
          <w:tab/>
        </w:r>
        <w:r>
          <w:fldChar w:fldCharType="begin"/>
        </w:r>
        <w:r>
          <w:instrText xml:space="preserve"> PAGEREF _Toc170492131 \h </w:instrText>
        </w:r>
        <w:r>
          <w:fldChar w:fldCharType="separate"/>
        </w:r>
        <w:r w:rsidR="00B05BE3">
          <w:rPr>
            <w:noProof/>
          </w:rPr>
          <w:t>8</w:t>
        </w:r>
        <w:r>
          <w:fldChar w:fldCharType="end"/>
        </w:r>
      </w:hyperlink>
    </w:p>
    <w:p w14:paraId="43827D3E" w14:textId="3B224496" w:rsidR="007D512B" w:rsidRDefault="00000000">
      <w:pPr>
        <w:pStyle w:val="TOC2"/>
        <w:rPr>
          <w:rFonts w:eastAsiaTheme="minorEastAsia"/>
          <w:kern w:val="2"/>
          <w14:ligatures w14:val="standardContextual"/>
        </w:rPr>
      </w:pPr>
      <w:hyperlink w:anchor="_Toc170492132" w:history="1">
        <w:r>
          <w:rPr>
            <w:rStyle w:val="Hyperlink"/>
          </w:rPr>
          <w:t>2.4 Một số mẫu bình luận và nhãn tương ứng của nó trong tập ngữ liệu</w:t>
        </w:r>
        <w:r>
          <w:tab/>
        </w:r>
        <w:r>
          <w:fldChar w:fldCharType="begin"/>
        </w:r>
        <w:r>
          <w:instrText xml:space="preserve"> PAGEREF _Toc170492132 \h </w:instrText>
        </w:r>
        <w:r>
          <w:fldChar w:fldCharType="separate"/>
        </w:r>
        <w:r w:rsidR="00B05BE3">
          <w:rPr>
            <w:noProof/>
          </w:rPr>
          <w:t>12</w:t>
        </w:r>
        <w:r>
          <w:fldChar w:fldCharType="end"/>
        </w:r>
      </w:hyperlink>
    </w:p>
    <w:p w14:paraId="000B86FF" w14:textId="2A96C128" w:rsidR="007D512B" w:rsidRDefault="00000000">
      <w:pPr>
        <w:pStyle w:val="TOC1"/>
        <w:rPr>
          <w:rFonts w:eastAsiaTheme="minorEastAsia"/>
          <w:b w:val="0"/>
          <w:bCs/>
          <w:kern w:val="2"/>
          <w14:ligatures w14:val="standardContextual"/>
        </w:rPr>
      </w:pPr>
      <w:hyperlink w:anchor="_Toc170492133" w:history="1">
        <w:r>
          <w:rPr>
            <w:rStyle w:val="Hyperlink"/>
            <w:b w:val="0"/>
            <w:bCs/>
          </w:rPr>
          <w:t>Phần 3:  PHƯƠNG P</w:t>
        </w:r>
        <w:r>
          <w:rPr>
            <w:rStyle w:val="Hyperlink"/>
            <w:b w:val="0"/>
            <w:bCs/>
          </w:rPr>
          <w:t>H</w:t>
        </w:r>
        <w:r>
          <w:rPr>
            <w:rStyle w:val="Hyperlink"/>
            <w:b w:val="0"/>
            <w:bCs/>
          </w:rPr>
          <w:t>ÁP THỰC HIỆN</w:t>
        </w:r>
        <w:r>
          <w:rPr>
            <w:b w:val="0"/>
            <w:bCs/>
          </w:rPr>
          <w:tab/>
        </w:r>
        <w:r>
          <w:rPr>
            <w:b w:val="0"/>
            <w:bCs/>
          </w:rPr>
          <w:fldChar w:fldCharType="begin"/>
        </w:r>
        <w:r>
          <w:rPr>
            <w:b w:val="0"/>
            <w:bCs/>
          </w:rPr>
          <w:instrText xml:space="preserve"> PAGEREF _Toc170492133 \h </w:instrText>
        </w:r>
        <w:r>
          <w:rPr>
            <w:b w:val="0"/>
            <w:bCs/>
          </w:rPr>
        </w:r>
        <w:r>
          <w:rPr>
            <w:b w:val="0"/>
            <w:bCs/>
          </w:rPr>
          <w:fldChar w:fldCharType="separate"/>
        </w:r>
        <w:r w:rsidR="00B05BE3">
          <w:rPr>
            <w:b w:val="0"/>
            <w:bCs/>
            <w:noProof/>
          </w:rPr>
          <w:t>25</w:t>
        </w:r>
        <w:r>
          <w:rPr>
            <w:b w:val="0"/>
            <w:bCs/>
          </w:rPr>
          <w:fldChar w:fldCharType="end"/>
        </w:r>
      </w:hyperlink>
    </w:p>
    <w:p w14:paraId="5546A573" w14:textId="77B31CA1" w:rsidR="007D512B" w:rsidRDefault="00000000">
      <w:pPr>
        <w:pStyle w:val="TOC2"/>
        <w:rPr>
          <w:rFonts w:eastAsiaTheme="minorEastAsia"/>
          <w:kern w:val="2"/>
          <w14:ligatures w14:val="standardContextual"/>
        </w:rPr>
      </w:pPr>
      <w:hyperlink w:anchor="_Toc170492134" w:history="1">
        <w:r>
          <w:rPr>
            <w:rStyle w:val="Hyperlink"/>
          </w:rPr>
          <w:t>3.1 Phương pháp BERT</w:t>
        </w:r>
        <w:r>
          <w:tab/>
        </w:r>
        <w:r>
          <w:fldChar w:fldCharType="begin"/>
        </w:r>
        <w:r>
          <w:instrText xml:space="preserve"> PAGEREF _Toc170492134 \h </w:instrText>
        </w:r>
        <w:r>
          <w:fldChar w:fldCharType="separate"/>
        </w:r>
        <w:r w:rsidR="00B05BE3">
          <w:rPr>
            <w:noProof/>
          </w:rPr>
          <w:t>25</w:t>
        </w:r>
        <w:r>
          <w:fldChar w:fldCharType="end"/>
        </w:r>
      </w:hyperlink>
    </w:p>
    <w:p w14:paraId="12460B31" w14:textId="16A26930" w:rsidR="007D512B" w:rsidRDefault="00000000">
      <w:pPr>
        <w:pStyle w:val="TOC3"/>
        <w:rPr>
          <w:rFonts w:eastAsiaTheme="minorEastAsia"/>
          <w:kern w:val="2"/>
          <w14:ligatures w14:val="standardContextual"/>
        </w:rPr>
      </w:pPr>
      <w:hyperlink w:anchor="_Toc170492135" w:history="1">
        <w:r>
          <w:rPr>
            <w:rStyle w:val="Hyperlink"/>
          </w:rPr>
          <w:t>3.1.1 Kiến trúc mô hình Transformer</w:t>
        </w:r>
        <w:r>
          <w:tab/>
        </w:r>
        <w:r>
          <w:fldChar w:fldCharType="begin"/>
        </w:r>
        <w:r>
          <w:instrText xml:space="preserve"> PAGEREF _Toc170492135 \h </w:instrText>
        </w:r>
        <w:r>
          <w:fldChar w:fldCharType="separate"/>
        </w:r>
        <w:r w:rsidR="00B05BE3">
          <w:rPr>
            <w:noProof/>
          </w:rPr>
          <w:t>25</w:t>
        </w:r>
        <w:r>
          <w:fldChar w:fldCharType="end"/>
        </w:r>
      </w:hyperlink>
    </w:p>
    <w:p w14:paraId="242812D2" w14:textId="6A22BDFA" w:rsidR="007D512B" w:rsidRDefault="00000000">
      <w:pPr>
        <w:pStyle w:val="TOC3"/>
        <w:rPr>
          <w:rFonts w:eastAsiaTheme="minorEastAsia"/>
          <w:kern w:val="2"/>
          <w14:ligatures w14:val="standardContextual"/>
        </w:rPr>
      </w:pPr>
      <w:hyperlink w:anchor="_Toc170492136" w:history="1">
        <w:r>
          <w:rPr>
            <w:rStyle w:val="Hyperlink"/>
          </w:rPr>
          <w:t>3.1.2 Kiến trúc mô hình Bert</w:t>
        </w:r>
        <w:r>
          <w:tab/>
        </w:r>
        <w:r>
          <w:fldChar w:fldCharType="begin"/>
        </w:r>
        <w:r>
          <w:instrText xml:space="preserve"> PAGEREF _Toc170492136 \h </w:instrText>
        </w:r>
        <w:r>
          <w:fldChar w:fldCharType="separate"/>
        </w:r>
        <w:r w:rsidR="00B05BE3">
          <w:rPr>
            <w:noProof/>
          </w:rPr>
          <w:t>26</w:t>
        </w:r>
        <w:r>
          <w:fldChar w:fldCharType="end"/>
        </w:r>
      </w:hyperlink>
    </w:p>
    <w:p w14:paraId="3066C8B9" w14:textId="777A9C3F" w:rsidR="007D512B" w:rsidRDefault="00000000">
      <w:pPr>
        <w:pStyle w:val="TOC3"/>
        <w:rPr>
          <w:rFonts w:eastAsiaTheme="minorEastAsia"/>
          <w:kern w:val="2"/>
          <w14:ligatures w14:val="standardContextual"/>
        </w:rPr>
      </w:pPr>
      <w:hyperlink w:anchor="_Toc170492137" w:history="1">
        <w:r>
          <w:rPr>
            <w:rStyle w:val="Hyperlink"/>
          </w:rPr>
          <w:t>3.1.3 Pretraining task</w:t>
        </w:r>
        <w:r>
          <w:tab/>
        </w:r>
        <w:r>
          <w:fldChar w:fldCharType="begin"/>
        </w:r>
        <w:r>
          <w:instrText xml:space="preserve"> PAGEREF _Toc170492137 \h </w:instrText>
        </w:r>
        <w:r>
          <w:fldChar w:fldCharType="separate"/>
        </w:r>
        <w:r w:rsidR="00B05BE3">
          <w:rPr>
            <w:noProof/>
          </w:rPr>
          <w:t>27</w:t>
        </w:r>
        <w:r>
          <w:fldChar w:fldCharType="end"/>
        </w:r>
      </w:hyperlink>
    </w:p>
    <w:p w14:paraId="722F3127" w14:textId="7D5CE4E5" w:rsidR="007D512B" w:rsidRDefault="00000000">
      <w:pPr>
        <w:pStyle w:val="TOC3"/>
        <w:rPr>
          <w:rFonts w:eastAsiaTheme="minorEastAsia"/>
          <w:kern w:val="2"/>
          <w14:ligatures w14:val="standardContextual"/>
        </w:rPr>
      </w:pPr>
      <w:hyperlink w:anchor="_Toc170492138" w:history="1">
        <w:r>
          <w:rPr>
            <w:rStyle w:val="Hyperlink"/>
          </w:rPr>
          <w:t>3.1.4 Huấn luyện mô hình Bert</w:t>
        </w:r>
        <w:r>
          <w:tab/>
        </w:r>
        <w:r>
          <w:fldChar w:fldCharType="begin"/>
        </w:r>
        <w:r>
          <w:instrText xml:space="preserve"> PAGEREF _Toc170492138 \h </w:instrText>
        </w:r>
        <w:r>
          <w:fldChar w:fldCharType="separate"/>
        </w:r>
        <w:r w:rsidR="00B05BE3">
          <w:rPr>
            <w:noProof/>
          </w:rPr>
          <w:t>30</w:t>
        </w:r>
        <w:r>
          <w:fldChar w:fldCharType="end"/>
        </w:r>
      </w:hyperlink>
    </w:p>
    <w:p w14:paraId="177D9E1B" w14:textId="1F3689C8" w:rsidR="007D512B" w:rsidRDefault="00000000">
      <w:pPr>
        <w:pStyle w:val="TOC2"/>
        <w:rPr>
          <w:rFonts w:eastAsiaTheme="minorEastAsia"/>
          <w:kern w:val="2"/>
          <w14:ligatures w14:val="standardContextual"/>
        </w:rPr>
      </w:pPr>
      <w:hyperlink w:anchor="_Toc170492139" w:history="1">
        <w:r>
          <w:rPr>
            <w:rStyle w:val="Hyperlink"/>
          </w:rPr>
          <w:t>3.2 Fine Tuning</w:t>
        </w:r>
        <w:r>
          <w:tab/>
        </w:r>
        <w:r>
          <w:fldChar w:fldCharType="begin"/>
        </w:r>
        <w:r>
          <w:instrText xml:space="preserve"> PAGEREF _Toc170492139 \h </w:instrText>
        </w:r>
        <w:r>
          <w:fldChar w:fldCharType="separate"/>
        </w:r>
        <w:r w:rsidR="00B05BE3">
          <w:rPr>
            <w:noProof/>
          </w:rPr>
          <w:t>35</w:t>
        </w:r>
        <w:r>
          <w:fldChar w:fldCharType="end"/>
        </w:r>
      </w:hyperlink>
    </w:p>
    <w:p w14:paraId="49272BE1" w14:textId="503B3B88" w:rsidR="007D512B" w:rsidRDefault="00000000">
      <w:pPr>
        <w:pStyle w:val="TOC2"/>
        <w:rPr>
          <w:rFonts w:eastAsiaTheme="minorEastAsia"/>
          <w:kern w:val="2"/>
          <w14:ligatures w14:val="standardContextual"/>
        </w:rPr>
      </w:pPr>
      <w:hyperlink w:anchor="_Toc170492140" w:history="1">
        <w:r>
          <w:rPr>
            <w:rStyle w:val="Hyperlink"/>
          </w:rPr>
          <w:t>3.3 Các chỉ số đánh giá</w:t>
        </w:r>
        <w:r>
          <w:tab/>
        </w:r>
        <w:r>
          <w:fldChar w:fldCharType="begin"/>
        </w:r>
        <w:r>
          <w:instrText xml:space="preserve"> PAGEREF _Toc170492140 \h </w:instrText>
        </w:r>
        <w:r>
          <w:fldChar w:fldCharType="separate"/>
        </w:r>
        <w:r w:rsidR="00B05BE3">
          <w:rPr>
            <w:noProof/>
          </w:rPr>
          <w:t>38</w:t>
        </w:r>
        <w:r>
          <w:fldChar w:fldCharType="end"/>
        </w:r>
      </w:hyperlink>
    </w:p>
    <w:p w14:paraId="7ECB27CF" w14:textId="26481E8A" w:rsidR="007D512B" w:rsidRDefault="00000000">
      <w:pPr>
        <w:pStyle w:val="TOC1"/>
        <w:rPr>
          <w:rFonts w:eastAsiaTheme="minorEastAsia"/>
          <w:b w:val="0"/>
          <w:bCs/>
          <w:kern w:val="2"/>
          <w14:ligatures w14:val="standardContextual"/>
        </w:rPr>
      </w:pPr>
      <w:hyperlink w:anchor="_Toc170492141" w:history="1">
        <w:r>
          <w:rPr>
            <w:rStyle w:val="Hyperlink"/>
            <w:b w:val="0"/>
            <w:bCs/>
          </w:rPr>
          <w:t>Phần 4:  CÀI ĐẶT VÀ THỬ NGHIỆM</w:t>
        </w:r>
        <w:r>
          <w:rPr>
            <w:b w:val="0"/>
            <w:bCs/>
          </w:rPr>
          <w:tab/>
        </w:r>
        <w:r>
          <w:rPr>
            <w:b w:val="0"/>
            <w:bCs/>
          </w:rPr>
          <w:fldChar w:fldCharType="begin"/>
        </w:r>
        <w:r>
          <w:rPr>
            <w:b w:val="0"/>
            <w:bCs/>
          </w:rPr>
          <w:instrText xml:space="preserve"> PAGEREF _Toc170492141 \h </w:instrText>
        </w:r>
        <w:r>
          <w:rPr>
            <w:b w:val="0"/>
            <w:bCs/>
          </w:rPr>
        </w:r>
        <w:r>
          <w:rPr>
            <w:b w:val="0"/>
            <w:bCs/>
          </w:rPr>
          <w:fldChar w:fldCharType="separate"/>
        </w:r>
        <w:r w:rsidR="00B05BE3">
          <w:rPr>
            <w:b w:val="0"/>
            <w:bCs/>
            <w:noProof/>
          </w:rPr>
          <w:t>40</w:t>
        </w:r>
        <w:r>
          <w:rPr>
            <w:b w:val="0"/>
            <w:bCs/>
          </w:rPr>
          <w:fldChar w:fldCharType="end"/>
        </w:r>
      </w:hyperlink>
    </w:p>
    <w:p w14:paraId="52C31E91" w14:textId="1BC5E272" w:rsidR="007D512B" w:rsidRDefault="00000000">
      <w:pPr>
        <w:pStyle w:val="TOC2"/>
        <w:rPr>
          <w:rFonts w:eastAsiaTheme="minorEastAsia"/>
          <w:kern w:val="2"/>
          <w14:ligatures w14:val="standardContextual"/>
        </w:rPr>
      </w:pPr>
      <w:hyperlink w:anchor="_Toc170492142" w:history="1">
        <w:r>
          <w:rPr>
            <w:rStyle w:val="Hyperlink"/>
          </w:rPr>
          <w:t>4.1 Giới thiệu</w:t>
        </w:r>
        <w:r>
          <w:tab/>
        </w:r>
        <w:r>
          <w:fldChar w:fldCharType="begin"/>
        </w:r>
        <w:r>
          <w:instrText xml:space="preserve"> PAGEREF _Toc170492142 \h </w:instrText>
        </w:r>
        <w:r>
          <w:fldChar w:fldCharType="separate"/>
        </w:r>
        <w:r w:rsidR="00B05BE3">
          <w:rPr>
            <w:noProof/>
          </w:rPr>
          <w:t>40</w:t>
        </w:r>
        <w:r>
          <w:fldChar w:fldCharType="end"/>
        </w:r>
      </w:hyperlink>
    </w:p>
    <w:p w14:paraId="22788FF2" w14:textId="689DABD2" w:rsidR="007D512B" w:rsidRDefault="00000000">
      <w:pPr>
        <w:pStyle w:val="TOC2"/>
        <w:rPr>
          <w:rFonts w:eastAsiaTheme="minorEastAsia"/>
          <w:kern w:val="2"/>
          <w14:ligatures w14:val="standardContextual"/>
        </w:rPr>
      </w:pPr>
      <w:hyperlink w:anchor="_Toc170492143" w:history="1">
        <w:r>
          <w:rPr>
            <w:rStyle w:val="Hyperlink"/>
          </w:rPr>
          <w:t>4.2 Cài đặt phương pháp của nhóm</w:t>
        </w:r>
        <w:r>
          <w:tab/>
        </w:r>
        <w:r>
          <w:fldChar w:fldCharType="begin"/>
        </w:r>
        <w:r>
          <w:instrText xml:space="preserve"> PAGEREF _Toc170492143 \h </w:instrText>
        </w:r>
        <w:r>
          <w:fldChar w:fldCharType="separate"/>
        </w:r>
        <w:r w:rsidR="00B05BE3">
          <w:rPr>
            <w:noProof/>
          </w:rPr>
          <w:t>40</w:t>
        </w:r>
        <w:r>
          <w:fldChar w:fldCharType="end"/>
        </w:r>
      </w:hyperlink>
    </w:p>
    <w:p w14:paraId="063706A4" w14:textId="317B2CF8" w:rsidR="007D512B" w:rsidRDefault="00000000">
      <w:pPr>
        <w:pStyle w:val="TOC3"/>
        <w:rPr>
          <w:rFonts w:eastAsiaTheme="minorEastAsia"/>
          <w:kern w:val="2"/>
          <w14:ligatures w14:val="standardContextual"/>
        </w:rPr>
      </w:pPr>
      <w:hyperlink w:anchor="_Toc170492144" w:history="1">
        <w:r>
          <w:rPr>
            <w:rStyle w:val="Hyperlink"/>
          </w:rPr>
          <w:t>4.2.1 Mô hình BERT</w:t>
        </w:r>
        <w:r>
          <w:tab/>
        </w:r>
        <w:r>
          <w:fldChar w:fldCharType="begin"/>
        </w:r>
        <w:r>
          <w:instrText xml:space="preserve"> PAGEREF _Toc170492144 \h </w:instrText>
        </w:r>
        <w:r>
          <w:fldChar w:fldCharType="separate"/>
        </w:r>
        <w:r w:rsidR="00B05BE3">
          <w:rPr>
            <w:noProof/>
          </w:rPr>
          <w:t>40</w:t>
        </w:r>
        <w:r>
          <w:fldChar w:fldCharType="end"/>
        </w:r>
      </w:hyperlink>
    </w:p>
    <w:p w14:paraId="08067F3F" w14:textId="0233B136" w:rsidR="007D512B" w:rsidRDefault="00000000">
      <w:pPr>
        <w:pStyle w:val="TOC3"/>
        <w:rPr>
          <w:rFonts w:eastAsiaTheme="minorEastAsia"/>
          <w:kern w:val="2"/>
          <w14:ligatures w14:val="standardContextual"/>
        </w:rPr>
      </w:pPr>
      <w:hyperlink w:anchor="_Toc170492145" w:history="1">
        <w:r>
          <w:rPr>
            <w:rStyle w:val="Hyperlink"/>
          </w:rPr>
          <w:t>4.2.2 Kết quả cài đặt</w:t>
        </w:r>
        <w:r>
          <w:tab/>
        </w:r>
        <w:r>
          <w:fldChar w:fldCharType="begin"/>
        </w:r>
        <w:r>
          <w:instrText xml:space="preserve"> PAGEREF _Toc170492145 \h </w:instrText>
        </w:r>
        <w:r>
          <w:fldChar w:fldCharType="separate"/>
        </w:r>
        <w:r w:rsidR="00B05BE3">
          <w:rPr>
            <w:noProof/>
          </w:rPr>
          <w:t>42</w:t>
        </w:r>
        <w:r>
          <w:fldChar w:fldCharType="end"/>
        </w:r>
      </w:hyperlink>
    </w:p>
    <w:p w14:paraId="7C4C5A2B" w14:textId="7CB80EBB" w:rsidR="007D512B" w:rsidRDefault="00000000">
      <w:pPr>
        <w:pStyle w:val="TOC2"/>
        <w:rPr>
          <w:rFonts w:eastAsiaTheme="minorEastAsia"/>
          <w:kern w:val="2"/>
          <w14:ligatures w14:val="standardContextual"/>
        </w:rPr>
      </w:pPr>
      <w:hyperlink w:anchor="_Toc170492146" w:history="1">
        <w:r>
          <w:rPr>
            <w:rStyle w:val="Hyperlink"/>
          </w:rPr>
          <w:t>4.3 Cài đặt phương pháp so sánh</w:t>
        </w:r>
        <w:r>
          <w:tab/>
        </w:r>
        <w:r>
          <w:fldChar w:fldCharType="begin"/>
        </w:r>
        <w:r>
          <w:instrText xml:space="preserve"> PAGEREF _Toc170492146 \h </w:instrText>
        </w:r>
        <w:r>
          <w:fldChar w:fldCharType="separate"/>
        </w:r>
        <w:r w:rsidR="00B05BE3">
          <w:rPr>
            <w:noProof/>
          </w:rPr>
          <w:t>43</w:t>
        </w:r>
        <w:r>
          <w:fldChar w:fldCharType="end"/>
        </w:r>
      </w:hyperlink>
    </w:p>
    <w:p w14:paraId="182C0C00" w14:textId="52348B30" w:rsidR="007D512B" w:rsidRDefault="00000000">
      <w:pPr>
        <w:pStyle w:val="TOC3"/>
        <w:rPr>
          <w:rFonts w:eastAsiaTheme="minorEastAsia"/>
          <w:kern w:val="2"/>
          <w14:ligatures w14:val="standardContextual"/>
        </w:rPr>
      </w:pPr>
      <w:hyperlink w:anchor="_Toc170492147" w:history="1">
        <w:r>
          <w:rPr>
            <w:rStyle w:val="Hyperlink"/>
          </w:rPr>
          <w:t>4.3.1 Mô hình Logistic Regression</w:t>
        </w:r>
        <w:r>
          <w:tab/>
        </w:r>
        <w:r>
          <w:fldChar w:fldCharType="begin"/>
        </w:r>
        <w:r>
          <w:instrText xml:space="preserve"> PAGEREF _Toc170492147 \h </w:instrText>
        </w:r>
        <w:r>
          <w:fldChar w:fldCharType="separate"/>
        </w:r>
        <w:r w:rsidR="00B05BE3">
          <w:rPr>
            <w:noProof/>
          </w:rPr>
          <w:t>43</w:t>
        </w:r>
        <w:r>
          <w:fldChar w:fldCharType="end"/>
        </w:r>
      </w:hyperlink>
    </w:p>
    <w:p w14:paraId="6CD51086" w14:textId="7429CB40" w:rsidR="007D512B" w:rsidRDefault="00000000">
      <w:pPr>
        <w:pStyle w:val="TOC4"/>
        <w:rPr>
          <w:rFonts w:eastAsiaTheme="minorEastAsia"/>
          <w:i/>
          <w:iCs/>
          <w:kern w:val="2"/>
          <w14:ligatures w14:val="standardContextual"/>
        </w:rPr>
      </w:pPr>
      <w:hyperlink w:anchor="_Toc170492148" w:history="1">
        <w:r>
          <w:rPr>
            <w:rStyle w:val="Hyperlink"/>
            <w:i/>
            <w:iCs/>
          </w:rPr>
          <w:t>4.3.1.1 Phân tích dữ liệu:</w:t>
        </w:r>
        <w:r>
          <w:rPr>
            <w:i/>
            <w:iCs/>
          </w:rPr>
          <w:tab/>
        </w:r>
        <w:r>
          <w:rPr>
            <w:i/>
            <w:iCs/>
          </w:rPr>
          <w:fldChar w:fldCharType="begin"/>
        </w:r>
        <w:r>
          <w:rPr>
            <w:i/>
            <w:iCs/>
          </w:rPr>
          <w:instrText xml:space="preserve"> PAGEREF _Toc170492148 \h </w:instrText>
        </w:r>
        <w:r>
          <w:rPr>
            <w:i/>
            <w:iCs/>
          </w:rPr>
        </w:r>
        <w:r>
          <w:rPr>
            <w:i/>
            <w:iCs/>
          </w:rPr>
          <w:fldChar w:fldCharType="separate"/>
        </w:r>
        <w:r w:rsidR="00B05BE3">
          <w:rPr>
            <w:i/>
            <w:iCs/>
            <w:noProof/>
          </w:rPr>
          <w:t>43</w:t>
        </w:r>
        <w:r>
          <w:rPr>
            <w:i/>
            <w:iCs/>
          </w:rPr>
          <w:fldChar w:fldCharType="end"/>
        </w:r>
      </w:hyperlink>
    </w:p>
    <w:p w14:paraId="44E7CB2E" w14:textId="4E1C77F7" w:rsidR="007D512B" w:rsidRDefault="00000000">
      <w:pPr>
        <w:pStyle w:val="TOC4"/>
        <w:rPr>
          <w:rFonts w:eastAsiaTheme="minorEastAsia"/>
          <w:i/>
          <w:iCs/>
          <w:kern w:val="2"/>
          <w14:ligatures w14:val="standardContextual"/>
        </w:rPr>
      </w:pPr>
      <w:hyperlink w:anchor="_Toc170492149" w:history="1">
        <w:r>
          <w:rPr>
            <w:rStyle w:val="Hyperlink"/>
            <w:i/>
            <w:iCs/>
          </w:rPr>
          <w:t>4.3.1.2 Xây dưng mô hình</w:t>
        </w:r>
        <w:r>
          <w:rPr>
            <w:i/>
            <w:iCs/>
          </w:rPr>
          <w:tab/>
        </w:r>
        <w:r>
          <w:rPr>
            <w:i/>
            <w:iCs/>
          </w:rPr>
          <w:fldChar w:fldCharType="begin"/>
        </w:r>
        <w:r>
          <w:rPr>
            <w:i/>
            <w:iCs/>
          </w:rPr>
          <w:instrText xml:space="preserve"> PAGEREF _Toc170492149 \h </w:instrText>
        </w:r>
        <w:r>
          <w:rPr>
            <w:i/>
            <w:iCs/>
          </w:rPr>
        </w:r>
        <w:r>
          <w:rPr>
            <w:i/>
            <w:iCs/>
          </w:rPr>
          <w:fldChar w:fldCharType="separate"/>
        </w:r>
        <w:r w:rsidR="00B05BE3">
          <w:rPr>
            <w:i/>
            <w:iCs/>
            <w:noProof/>
          </w:rPr>
          <w:t>44</w:t>
        </w:r>
        <w:r>
          <w:rPr>
            <w:i/>
            <w:iCs/>
          </w:rPr>
          <w:fldChar w:fldCharType="end"/>
        </w:r>
      </w:hyperlink>
    </w:p>
    <w:p w14:paraId="0B6A9023" w14:textId="0268370F" w:rsidR="007D512B" w:rsidRDefault="00000000">
      <w:pPr>
        <w:pStyle w:val="TOC4"/>
        <w:rPr>
          <w:rFonts w:eastAsiaTheme="minorEastAsia"/>
          <w:i/>
          <w:iCs/>
          <w:kern w:val="2"/>
          <w14:ligatures w14:val="standardContextual"/>
        </w:rPr>
      </w:pPr>
      <w:hyperlink w:anchor="_Toc170492150" w:history="1">
        <w:r>
          <w:rPr>
            <w:rStyle w:val="Hyperlink"/>
            <w:i/>
            <w:iCs/>
          </w:rPr>
          <w:t>4.3.1.3 Đánh giá và tinh chỉnh</w:t>
        </w:r>
        <w:r>
          <w:rPr>
            <w:i/>
            <w:iCs/>
          </w:rPr>
          <w:tab/>
        </w:r>
        <w:r>
          <w:rPr>
            <w:i/>
            <w:iCs/>
          </w:rPr>
          <w:fldChar w:fldCharType="begin"/>
        </w:r>
        <w:r>
          <w:rPr>
            <w:i/>
            <w:iCs/>
          </w:rPr>
          <w:instrText xml:space="preserve"> PAGEREF _Toc170492150 \h </w:instrText>
        </w:r>
        <w:r>
          <w:rPr>
            <w:i/>
            <w:iCs/>
          </w:rPr>
        </w:r>
        <w:r>
          <w:rPr>
            <w:i/>
            <w:iCs/>
          </w:rPr>
          <w:fldChar w:fldCharType="separate"/>
        </w:r>
        <w:r w:rsidR="00B05BE3">
          <w:rPr>
            <w:i/>
            <w:iCs/>
            <w:noProof/>
          </w:rPr>
          <w:t>45</w:t>
        </w:r>
        <w:r>
          <w:rPr>
            <w:i/>
            <w:iCs/>
          </w:rPr>
          <w:fldChar w:fldCharType="end"/>
        </w:r>
      </w:hyperlink>
    </w:p>
    <w:p w14:paraId="12283BD3" w14:textId="01F6116F" w:rsidR="007D512B" w:rsidRDefault="00000000">
      <w:pPr>
        <w:pStyle w:val="TOC3"/>
        <w:rPr>
          <w:rFonts w:eastAsiaTheme="minorEastAsia"/>
          <w:kern w:val="2"/>
          <w14:ligatures w14:val="standardContextual"/>
        </w:rPr>
      </w:pPr>
      <w:hyperlink w:anchor="_Toc170492151" w:history="1">
        <w:r>
          <w:rPr>
            <w:rStyle w:val="Hyperlink"/>
          </w:rPr>
          <w:t>4.3.2 Mô hình XGBoost</w:t>
        </w:r>
        <w:r>
          <w:tab/>
        </w:r>
        <w:r>
          <w:fldChar w:fldCharType="begin"/>
        </w:r>
        <w:r>
          <w:instrText xml:space="preserve"> PAGEREF _Toc170492151 \h </w:instrText>
        </w:r>
        <w:r>
          <w:fldChar w:fldCharType="separate"/>
        </w:r>
        <w:r w:rsidR="00B05BE3">
          <w:rPr>
            <w:noProof/>
          </w:rPr>
          <w:t>46</w:t>
        </w:r>
        <w:r>
          <w:fldChar w:fldCharType="end"/>
        </w:r>
      </w:hyperlink>
    </w:p>
    <w:p w14:paraId="2C8BCE78" w14:textId="355F6B0F" w:rsidR="007D512B" w:rsidRDefault="00000000">
      <w:pPr>
        <w:pStyle w:val="TOC4"/>
        <w:rPr>
          <w:rFonts w:eastAsiaTheme="minorEastAsia"/>
          <w:i/>
          <w:iCs/>
          <w:kern w:val="2"/>
          <w14:ligatures w14:val="standardContextual"/>
        </w:rPr>
      </w:pPr>
      <w:hyperlink w:anchor="_Toc170492152" w:history="1">
        <w:r>
          <w:rPr>
            <w:rStyle w:val="Hyperlink"/>
            <w:i/>
            <w:iCs/>
          </w:rPr>
          <w:t>4.3.2.1 Phân tích dữ liệu</w:t>
        </w:r>
        <w:r>
          <w:rPr>
            <w:i/>
            <w:iCs/>
          </w:rPr>
          <w:tab/>
        </w:r>
        <w:r>
          <w:rPr>
            <w:i/>
            <w:iCs/>
          </w:rPr>
          <w:fldChar w:fldCharType="begin"/>
        </w:r>
        <w:r>
          <w:rPr>
            <w:i/>
            <w:iCs/>
          </w:rPr>
          <w:instrText xml:space="preserve"> PAGEREF _Toc170492152 \h </w:instrText>
        </w:r>
        <w:r>
          <w:rPr>
            <w:i/>
            <w:iCs/>
          </w:rPr>
        </w:r>
        <w:r>
          <w:rPr>
            <w:i/>
            <w:iCs/>
          </w:rPr>
          <w:fldChar w:fldCharType="separate"/>
        </w:r>
        <w:r w:rsidR="00B05BE3">
          <w:rPr>
            <w:i/>
            <w:iCs/>
            <w:noProof/>
          </w:rPr>
          <w:t>46</w:t>
        </w:r>
        <w:r>
          <w:rPr>
            <w:i/>
            <w:iCs/>
          </w:rPr>
          <w:fldChar w:fldCharType="end"/>
        </w:r>
      </w:hyperlink>
    </w:p>
    <w:p w14:paraId="0A7C89A5" w14:textId="5AC1313D" w:rsidR="007D512B" w:rsidRDefault="00000000">
      <w:pPr>
        <w:pStyle w:val="TOC4"/>
        <w:rPr>
          <w:rFonts w:eastAsiaTheme="minorEastAsia"/>
          <w:i/>
          <w:iCs/>
          <w:kern w:val="2"/>
          <w14:ligatures w14:val="standardContextual"/>
        </w:rPr>
      </w:pPr>
      <w:hyperlink w:anchor="_Toc170492153" w:history="1">
        <w:r>
          <w:rPr>
            <w:rStyle w:val="Hyperlink"/>
            <w:i/>
            <w:iCs/>
          </w:rPr>
          <w:t>4.3.2.2 Biểu diễn dữ liệu</w:t>
        </w:r>
        <w:r>
          <w:rPr>
            <w:i/>
            <w:iCs/>
          </w:rPr>
          <w:tab/>
        </w:r>
        <w:r>
          <w:rPr>
            <w:i/>
            <w:iCs/>
          </w:rPr>
          <w:fldChar w:fldCharType="begin"/>
        </w:r>
        <w:r>
          <w:rPr>
            <w:i/>
            <w:iCs/>
          </w:rPr>
          <w:instrText xml:space="preserve"> PAGEREF _Toc170492153 \h </w:instrText>
        </w:r>
        <w:r>
          <w:rPr>
            <w:i/>
            <w:iCs/>
          </w:rPr>
        </w:r>
        <w:r>
          <w:rPr>
            <w:i/>
            <w:iCs/>
          </w:rPr>
          <w:fldChar w:fldCharType="separate"/>
        </w:r>
        <w:r w:rsidR="00B05BE3">
          <w:rPr>
            <w:i/>
            <w:iCs/>
            <w:noProof/>
          </w:rPr>
          <w:t>46</w:t>
        </w:r>
        <w:r>
          <w:rPr>
            <w:i/>
            <w:iCs/>
          </w:rPr>
          <w:fldChar w:fldCharType="end"/>
        </w:r>
      </w:hyperlink>
    </w:p>
    <w:p w14:paraId="66B92D52" w14:textId="26B77AE4" w:rsidR="007D512B" w:rsidRDefault="00000000">
      <w:pPr>
        <w:pStyle w:val="TOC4"/>
        <w:rPr>
          <w:rFonts w:eastAsiaTheme="minorEastAsia"/>
          <w:i/>
          <w:iCs/>
          <w:kern w:val="2"/>
          <w14:ligatures w14:val="standardContextual"/>
        </w:rPr>
      </w:pPr>
      <w:hyperlink w:anchor="_Toc170492154" w:history="1">
        <w:r>
          <w:rPr>
            <w:rStyle w:val="Hyperlink"/>
            <w:i/>
            <w:iCs/>
          </w:rPr>
          <w:t>4.3.2.3 Huấn luyện và dự đoán mô hình</w:t>
        </w:r>
        <w:r>
          <w:rPr>
            <w:i/>
            <w:iCs/>
          </w:rPr>
          <w:tab/>
        </w:r>
        <w:r>
          <w:rPr>
            <w:i/>
            <w:iCs/>
          </w:rPr>
          <w:fldChar w:fldCharType="begin"/>
        </w:r>
        <w:r>
          <w:rPr>
            <w:i/>
            <w:iCs/>
          </w:rPr>
          <w:instrText xml:space="preserve"> PAGEREF _Toc170492154 \h </w:instrText>
        </w:r>
        <w:r>
          <w:rPr>
            <w:i/>
            <w:iCs/>
          </w:rPr>
        </w:r>
        <w:r>
          <w:rPr>
            <w:i/>
            <w:iCs/>
          </w:rPr>
          <w:fldChar w:fldCharType="separate"/>
        </w:r>
        <w:r w:rsidR="00B05BE3">
          <w:rPr>
            <w:i/>
            <w:iCs/>
            <w:noProof/>
          </w:rPr>
          <w:t>47</w:t>
        </w:r>
        <w:r>
          <w:rPr>
            <w:i/>
            <w:iCs/>
          </w:rPr>
          <w:fldChar w:fldCharType="end"/>
        </w:r>
      </w:hyperlink>
    </w:p>
    <w:p w14:paraId="690C8D56" w14:textId="53EE7295" w:rsidR="007D512B" w:rsidRDefault="00000000">
      <w:pPr>
        <w:pStyle w:val="TOC4"/>
        <w:rPr>
          <w:rFonts w:eastAsiaTheme="minorEastAsia"/>
          <w:i/>
          <w:iCs/>
          <w:kern w:val="2"/>
          <w14:ligatures w14:val="standardContextual"/>
        </w:rPr>
      </w:pPr>
      <w:hyperlink w:anchor="_Toc170492155" w:history="1">
        <w:r>
          <w:rPr>
            <w:rStyle w:val="Hyperlink"/>
            <w:i/>
            <w:iCs/>
            <w:color w:val="auto"/>
          </w:rPr>
          <w:t>4.3.2.4 Đánh giá và tinh chỉnh</w:t>
        </w:r>
        <w:r>
          <w:rPr>
            <w:i/>
            <w:iCs/>
          </w:rPr>
          <w:tab/>
        </w:r>
        <w:r>
          <w:rPr>
            <w:i/>
            <w:iCs/>
          </w:rPr>
          <w:fldChar w:fldCharType="begin"/>
        </w:r>
        <w:r>
          <w:rPr>
            <w:i/>
            <w:iCs/>
          </w:rPr>
          <w:instrText xml:space="preserve"> PAGEREF _Toc170492155 \h </w:instrText>
        </w:r>
        <w:r>
          <w:rPr>
            <w:i/>
            <w:iCs/>
          </w:rPr>
        </w:r>
        <w:r>
          <w:rPr>
            <w:i/>
            <w:iCs/>
          </w:rPr>
          <w:fldChar w:fldCharType="separate"/>
        </w:r>
        <w:r w:rsidR="00B05BE3">
          <w:rPr>
            <w:i/>
            <w:iCs/>
            <w:noProof/>
          </w:rPr>
          <w:t>47</w:t>
        </w:r>
        <w:r>
          <w:rPr>
            <w:i/>
            <w:iCs/>
          </w:rPr>
          <w:fldChar w:fldCharType="end"/>
        </w:r>
      </w:hyperlink>
    </w:p>
    <w:p w14:paraId="21970153" w14:textId="2D5F3E66" w:rsidR="007D512B" w:rsidRDefault="00000000">
      <w:pPr>
        <w:pStyle w:val="TOC2"/>
        <w:rPr>
          <w:rFonts w:eastAsiaTheme="minorEastAsia"/>
          <w:kern w:val="2"/>
          <w14:ligatures w14:val="standardContextual"/>
        </w:rPr>
      </w:pPr>
      <w:hyperlink w:anchor="_Toc170492156" w:history="1">
        <w:r>
          <w:rPr>
            <w:rStyle w:val="Hyperlink"/>
          </w:rPr>
          <w:t>4.4 Phân tích một vài mẫu sai</w:t>
        </w:r>
        <w:r>
          <w:tab/>
        </w:r>
        <w:r>
          <w:fldChar w:fldCharType="begin"/>
        </w:r>
        <w:r>
          <w:instrText xml:space="preserve"> PAGEREF _Toc170492156 \h </w:instrText>
        </w:r>
        <w:r>
          <w:fldChar w:fldCharType="separate"/>
        </w:r>
        <w:r w:rsidR="00B05BE3">
          <w:rPr>
            <w:noProof/>
          </w:rPr>
          <w:t>48</w:t>
        </w:r>
        <w:r>
          <w:fldChar w:fldCharType="end"/>
        </w:r>
      </w:hyperlink>
    </w:p>
    <w:p w14:paraId="391A81E7" w14:textId="5024575A" w:rsidR="007D512B" w:rsidRDefault="00000000">
      <w:pPr>
        <w:pStyle w:val="TOC1"/>
        <w:rPr>
          <w:rFonts w:eastAsiaTheme="minorEastAsia"/>
          <w:b w:val="0"/>
          <w:bCs/>
          <w:kern w:val="2"/>
          <w14:ligatures w14:val="standardContextual"/>
        </w:rPr>
      </w:pPr>
      <w:hyperlink w:anchor="_Toc170492157" w:history="1">
        <w:r>
          <w:rPr>
            <w:rStyle w:val="Hyperlink"/>
            <w:b w:val="0"/>
            <w:bCs/>
          </w:rPr>
          <w:t>Phần 5:  KẾT LUẬN</w:t>
        </w:r>
        <w:r>
          <w:rPr>
            <w:b w:val="0"/>
            <w:bCs/>
          </w:rPr>
          <w:tab/>
        </w:r>
        <w:r>
          <w:rPr>
            <w:b w:val="0"/>
            <w:bCs/>
          </w:rPr>
          <w:fldChar w:fldCharType="begin"/>
        </w:r>
        <w:r>
          <w:rPr>
            <w:b w:val="0"/>
            <w:bCs/>
          </w:rPr>
          <w:instrText xml:space="preserve"> PAGEREF _Toc170492157 \h </w:instrText>
        </w:r>
        <w:r>
          <w:rPr>
            <w:b w:val="0"/>
            <w:bCs/>
          </w:rPr>
        </w:r>
        <w:r>
          <w:rPr>
            <w:b w:val="0"/>
            <w:bCs/>
          </w:rPr>
          <w:fldChar w:fldCharType="separate"/>
        </w:r>
        <w:r w:rsidR="00B05BE3">
          <w:rPr>
            <w:b w:val="0"/>
            <w:bCs/>
            <w:noProof/>
          </w:rPr>
          <w:t>51</w:t>
        </w:r>
        <w:r>
          <w:rPr>
            <w:b w:val="0"/>
            <w:bCs/>
          </w:rPr>
          <w:fldChar w:fldCharType="end"/>
        </w:r>
      </w:hyperlink>
    </w:p>
    <w:p w14:paraId="48F64FF6" w14:textId="05E3AA53" w:rsidR="007D512B" w:rsidRDefault="00000000">
      <w:pPr>
        <w:pStyle w:val="TOC1"/>
        <w:rPr>
          <w:rFonts w:eastAsiaTheme="minorEastAsia"/>
          <w:b w:val="0"/>
          <w:bCs/>
          <w:kern w:val="2"/>
          <w14:ligatures w14:val="standardContextual"/>
        </w:rPr>
      </w:pPr>
      <w:hyperlink w:anchor="_Toc170492158" w:history="1">
        <w:r>
          <w:rPr>
            <w:rStyle w:val="Hyperlink"/>
            <w:b w:val="0"/>
            <w:bCs/>
          </w:rPr>
          <w:t>TÀI LIỆU THAM KHẢO</w:t>
        </w:r>
        <w:r>
          <w:rPr>
            <w:b w:val="0"/>
            <w:bCs/>
          </w:rPr>
          <w:tab/>
        </w:r>
        <w:r>
          <w:rPr>
            <w:b w:val="0"/>
            <w:bCs/>
          </w:rPr>
          <w:fldChar w:fldCharType="begin"/>
        </w:r>
        <w:r>
          <w:rPr>
            <w:b w:val="0"/>
            <w:bCs/>
          </w:rPr>
          <w:instrText xml:space="preserve"> PAGEREF _Toc170492158 \h </w:instrText>
        </w:r>
        <w:r>
          <w:rPr>
            <w:b w:val="0"/>
            <w:bCs/>
          </w:rPr>
        </w:r>
        <w:r>
          <w:rPr>
            <w:b w:val="0"/>
            <w:bCs/>
          </w:rPr>
          <w:fldChar w:fldCharType="separate"/>
        </w:r>
        <w:r w:rsidR="00B05BE3">
          <w:rPr>
            <w:b w:val="0"/>
            <w:bCs/>
            <w:noProof/>
          </w:rPr>
          <w:t>52</w:t>
        </w:r>
        <w:r>
          <w:rPr>
            <w:b w:val="0"/>
            <w:bCs/>
          </w:rPr>
          <w:fldChar w:fldCharType="end"/>
        </w:r>
      </w:hyperlink>
    </w:p>
    <w:p w14:paraId="2C66706D" w14:textId="77777777" w:rsidR="007D512B" w:rsidRDefault="00000000">
      <w:pPr>
        <w:spacing w:line="276" w:lineRule="auto"/>
        <w:rPr>
          <w:rFonts w:eastAsiaTheme="majorEastAsia"/>
          <w:b/>
          <w:bCs/>
          <w:color w:val="0F4761" w:themeColor="accent1" w:themeShade="BF"/>
          <w:sz w:val="28"/>
          <w:szCs w:val="28"/>
          <w:lang w:eastAsia="ja-JP"/>
        </w:rPr>
        <w:sectPr w:rsidR="007D512B">
          <w:footerReference w:type="default" r:id="rId10"/>
          <w:type w:val="continuous"/>
          <w:pgSz w:w="11907" w:h="16839"/>
          <w:pgMar w:top="720" w:right="720" w:bottom="720" w:left="720" w:header="720" w:footer="720" w:gutter="0"/>
          <w:pgNumType w:start="1"/>
          <w:cols w:space="720"/>
          <w:docGrid w:linePitch="360"/>
        </w:sectPr>
      </w:pPr>
      <w:r>
        <w:rPr>
          <w:rFonts w:eastAsiaTheme="majorEastAsia"/>
          <w:bCs/>
          <w:color w:val="0F4761" w:themeColor="accent1" w:themeShade="BF"/>
          <w:sz w:val="28"/>
          <w:szCs w:val="28"/>
          <w:lang w:eastAsia="ja-JP"/>
        </w:rPr>
        <w:fldChar w:fldCharType="end"/>
      </w:r>
    </w:p>
    <w:p w14:paraId="70F3DA30" w14:textId="77777777" w:rsidR="007D512B" w:rsidRDefault="00000000">
      <w:pPr>
        <w:pStyle w:val="Heading1"/>
        <w:jc w:val="center"/>
        <w:rPr>
          <w:rFonts w:ascii="Times New Roman" w:hAnsi="Times New Roman" w:cs="Times New Roman"/>
          <w:sz w:val="28"/>
          <w:szCs w:val="28"/>
        </w:rPr>
      </w:pPr>
      <w:bookmarkStart w:id="1" w:name="_Toc113449104"/>
      <w:r>
        <w:rPr>
          <w:rFonts w:ascii="Times New Roman" w:hAnsi="Times New Roman" w:cs="Times New Roman"/>
          <w:sz w:val="28"/>
          <w:szCs w:val="28"/>
        </w:rPr>
        <w:br w:type="page"/>
      </w:r>
    </w:p>
    <w:p w14:paraId="56066669" w14:textId="77777777" w:rsidR="007D512B" w:rsidRDefault="00000000">
      <w:pPr>
        <w:pStyle w:val="Heading1"/>
        <w:jc w:val="center"/>
        <w:rPr>
          <w:rFonts w:ascii="Times New Roman" w:hAnsi="Times New Roman" w:cs="Times New Roman"/>
        </w:rPr>
      </w:pPr>
      <w:bookmarkStart w:id="2" w:name="_Toc170492127"/>
      <w:r>
        <w:rPr>
          <w:rFonts w:ascii="Times New Roman" w:hAnsi="Times New Roman" w:cs="Times New Roman"/>
        </w:rPr>
        <w:lastRenderedPageBreak/>
        <w:t xml:space="preserve">Phần 1: </w:t>
      </w:r>
      <w:r>
        <w:rPr>
          <w:rFonts w:ascii="Times New Roman" w:hAnsi="Times New Roman" w:cs="Times New Roman"/>
        </w:rPr>
        <w:br/>
      </w:r>
      <w:bookmarkEnd w:id="1"/>
      <w:r>
        <w:rPr>
          <w:rFonts w:ascii="Times New Roman" w:hAnsi="Times New Roman" w:cs="Times New Roman"/>
        </w:rPr>
        <w:t>GIỚI THIỆU BÀI TOÁN</w:t>
      </w:r>
      <w:bookmarkEnd w:id="2"/>
    </w:p>
    <w:p w14:paraId="4E93B777" w14:textId="77777777" w:rsidR="007D512B" w:rsidRDefault="00000000">
      <w:pPr>
        <w:pStyle w:val="Chuong0"/>
        <w:tabs>
          <w:tab w:val="clear" w:pos="6480"/>
          <w:tab w:val="clear" w:pos="8788"/>
        </w:tabs>
        <w:jc w:val="left"/>
        <w:rPr>
          <w:b w:val="0"/>
          <w:szCs w:val="28"/>
        </w:rPr>
      </w:pPr>
      <w:bookmarkStart w:id="3" w:name="_Toc86706347"/>
      <w:bookmarkStart w:id="4" w:name="_Toc113449112"/>
      <w:r>
        <w:rPr>
          <w:b w:val="0"/>
          <w:szCs w:val="28"/>
        </w:rPr>
        <w:t>Phân tích cảm xúc (Sentiment Analysis) là một lĩnh vực quan trọng trong Xử lý Ngôn ngữ Tự nhiên (NLP), được sử dụng để xác định và phân loại cảm xúc từ văn bản. Điều này cho phép chúng ta hiểu rõ hơn về cảm xúc và quan điểm của người dùng trong các bài viết, đặc biệt là trên các nền tảng truyền thông xã hội như Twitter.</w:t>
      </w:r>
    </w:p>
    <w:p w14:paraId="13F22A99" w14:textId="77777777" w:rsidR="007D512B" w:rsidRDefault="00000000">
      <w:pPr>
        <w:pStyle w:val="chuong"/>
        <w:numPr>
          <w:ilvl w:val="0"/>
          <w:numId w:val="2"/>
        </w:numPr>
        <w:jc w:val="left"/>
        <w:rPr>
          <w:szCs w:val="28"/>
        </w:rPr>
      </w:pPr>
      <w:r>
        <w:rPr>
          <w:rStyle w:val="Strong"/>
          <w:rFonts w:eastAsiaTheme="majorEastAsia"/>
          <w:szCs w:val="28"/>
        </w:rPr>
        <w:t>Bối cảnh và Tầm quan trọng</w:t>
      </w:r>
      <w:r>
        <w:rPr>
          <w:szCs w:val="28"/>
        </w:rPr>
        <w:t>:</w:t>
      </w:r>
      <w:r>
        <w:rPr>
          <w:b w:val="0"/>
          <w:szCs w:val="28"/>
        </w:rPr>
        <w:t xml:space="preserve"> Trong thời đại số, mạng xã hội đóng vai trò quan trọng trong việc chia sẻ và truyền tải thông tin. Twitter, với hàng triệu bài đăng hàng ngày, trở thành một nguồn dữ liệu phong phú để phân tích các xu hướng và cảm xúc của công chúng. Phân tích cảm xúc từ các bài đăng này có thể giúp các doanh nghiệp, nhà nghiên cứu và tổ chức hiểu rõ hơn về cảm nhận của công chúng, từ đó hỗ trợ việc ra quyết định và xây dựng chiến lược hiệu quả.  </w:t>
      </w:r>
    </w:p>
    <w:p w14:paraId="4C58E54E" w14:textId="77777777" w:rsidR="007D512B" w:rsidRDefault="00000000">
      <w:pPr>
        <w:pStyle w:val="Chuong0"/>
        <w:numPr>
          <w:ilvl w:val="0"/>
          <w:numId w:val="2"/>
        </w:numPr>
        <w:tabs>
          <w:tab w:val="clear" w:pos="6480"/>
          <w:tab w:val="clear" w:pos="8788"/>
        </w:tabs>
        <w:jc w:val="left"/>
        <w:rPr>
          <w:b w:val="0"/>
          <w:szCs w:val="28"/>
        </w:rPr>
      </w:pPr>
      <w:r>
        <w:rPr>
          <w:rStyle w:val="Strong"/>
          <w:rFonts w:eastAsiaTheme="majorEastAsia"/>
          <w:szCs w:val="28"/>
        </w:rPr>
        <w:t>Mục tiêu của đề tài:</w:t>
      </w:r>
      <w:r>
        <w:rPr>
          <w:b w:val="0"/>
          <w:szCs w:val="28"/>
        </w:rPr>
        <w:t xml:space="preserve"> "X Sentiment Analysis" tập trung vào việc phân loại cảm xúc của các bài tweet thành ba nhóm chính:</w:t>
      </w:r>
    </w:p>
    <w:p w14:paraId="0961C43F" w14:textId="77777777" w:rsidR="007D512B" w:rsidRDefault="00000000">
      <w:pPr>
        <w:pStyle w:val="chuong"/>
        <w:numPr>
          <w:ilvl w:val="0"/>
          <w:numId w:val="3"/>
        </w:numPr>
        <w:jc w:val="left"/>
        <w:rPr>
          <w:b w:val="0"/>
          <w:szCs w:val="28"/>
        </w:rPr>
      </w:pPr>
      <w:r>
        <w:rPr>
          <w:b w:val="0"/>
          <w:szCs w:val="28"/>
        </w:rPr>
        <w:t>Tích cực (Positive)</w:t>
      </w:r>
    </w:p>
    <w:p w14:paraId="06B24F60" w14:textId="77777777" w:rsidR="007D512B" w:rsidRDefault="00000000">
      <w:pPr>
        <w:pStyle w:val="chuong"/>
        <w:numPr>
          <w:ilvl w:val="0"/>
          <w:numId w:val="3"/>
        </w:numPr>
        <w:jc w:val="left"/>
        <w:rPr>
          <w:b w:val="0"/>
          <w:szCs w:val="28"/>
        </w:rPr>
      </w:pPr>
      <w:r>
        <w:rPr>
          <w:b w:val="0"/>
          <w:szCs w:val="28"/>
        </w:rPr>
        <w:t>Tiêu cực (Negative)</w:t>
      </w:r>
    </w:p>
    <w:p w14:paraId="019BC8FB" w14:textId="77777777" w:rsidR="007D512B" w:rsidRDefault="00000000">
      <w:pPr>
        <w:pStyle w:val="chuong"/>
        <w:numPr>
          <w:ilvl w:val="0"/>
          <w:numId w:val="3"/>
        </w:numPr>
        <w:jc w:val="left"/>
        <w:rPr>
          <w:b w:val="0"/>
          <w:szCs w:val="28"/>
        </w:rPr>
      </w:pPr>
      <w:r>
        <w:rPr>
          <w:b w:val="0"/>
          <w:szCs w:val="28"/>
        </w:rPr>
        <w:t>Trung lập (Neutral)</w:t>
      </w:r>
    </w:p>
    <w:p w14:paraId="5079F403" w14:textId="77777777" w:rsidR="007D512B" w:rsidRDefault="00000000">
      <w:pPr>
        <w:pStyle w:val="chuong"/>
        <w:jc w:val="left"/>
        <w:rPr>
          <w:b w:val="0"/>
          <w:szCs w:val="28"/>
        </w:rPr>
      </w:pPr>
      <w:r>
        <w:rPr>
          <w:b w:val="0"/>
          <w:szCs w:val="28"/>
        </w:rPr>
        <w:t>Với lượng dữ liệu khổng lồ được tạo ra mỗi ngày trên Twitter, việc xử lý và phân tích dữ liệu này không chỉ đòi hỏi các phương pháp kỹ thuật hiệu quả mà còn cần hiểu rõ về cách xây dựng và quản lý tập dữ liệu để đảm bảo tính chính xác và độ tin cậy của kết quả phân tích.</w:t>
      </w:r>
    </w:p>
    <w:p w14:paraId="71930515" w14:textId="77777777" w:rsidR="007D512B" w:rsidRDefault="00000000">
      <w:pPr>
        <w:pStyle w:val="chuong"/>
        <w:jc w:val="left"/>
        <w:rPr>
          <w:b w:val="0"/>
          <w:bCs/>
          <w:szCs w:val="28"/>
        </w:rPr>
      </w:pPr>
      <w:r>
        <w:rPr>
          <w:b w:val="0"/>
          <w:szCs w:val="28"/>
        </w:rPr>
        <w:t>Thông qua việc phân loại này, chúng ta có thể hiểu được xu hướng cảm xúc của người dùng đối với các sự kiện, sản phẩm, hoặc chủ đề cụ thể được đề cập trên Twitter.</w:t>
      </w:r>
    </w:p>
    <w:p w14:paraId="3036F4CF" w14:textId="77777777" w:rsidR="007D512B" w:rsidRDefault="00000000">
      <w:pPr>
        <w:pStyle w:val="Heading1"/>
        <w:jc w:val="center"/>
        <w:rPr>
          <w:rFonts w:ascii="Times New Roman" w:hAnsi="Times New Roman" w:cs="Times New Roman"/>
        </w:rPr>
      </w:pPr>
      <w:bookmarkStart w:id="5" w:name="_Toc170492128"/>
      <w:r>
        <w:rPr>
          <w:rFonts w:ascii="Times New Roman" w:hAnsi="Times New Roman" w:cs="Times New Roman"/>
        </w:rPr>
        <w:lastRenderedPageBreak/>
        <w:t xml:space="preserve">Phần 2: </w:t>
      </w:r>
      <w:r>
        <w:rPr>
          <w:rFonts w:ascii="Times New Roman" w:hAnsi="Times New Roman" w:cs="Times New Roman"/>
        </w:rPr>
        <w:br/>
      </w:r>
      <w:bookmarkEnd w:id="3"/>
      <w:bookmarkEnd w:id="4"/>
      <w:r>
        <w:rPr>
          <w:rFonts w:ascii="Times New Roman" w:hAnsi="Times New Roman" w:cs="Times New Roman"/>
        </w:rPr>
        <w:t>BỘ NGỮ LIỆU BÀI TOÁN</w:t>
      </w:r>
      <w:bookmarkEnd w:id="5"/>
    </w:p>
    <w:p w14:paraId="475A7E8B" w14:textId="77777777" w:rsidR="007D512B" w:rsidRDefault="00000000">
      <w:pPr>
        <w:pStyle w:val="Heading2"/>
        <w:rPr>
          <w:rFonts w:ascii="Times New Roman" w:hAnsi="Times New Roman" w:cs="Times New Roman"/>
          <w:b/>
          <w:sz w:val="28"/>
          <w:szCs w:val="28"/>
        </w:rPr>
      </w:pPr>
      <w:bookmarkStart w:id="6" w:name="_Toc170492129"/>
      <w:r>
        <w:rPr>
          <w:rFonts w:ascii="Times New Roman" w:hAnsi="Times New Roman" w:cs="Times New Roman"/>
          <w:b/>
          <w:sz w:val="28"/>
          <w:szCs w:val="28"/>
        </w:rPr>
        <w:t>2.1 Thu thập dữ liệu:</w:t>
      </w:r>
      <w:bookmarkEnd w:id="6"/>
    </w:p>
    <w:p w14:paraId="75B57010" w14:textId="77777777" w:rsidR="007D512B" w:rsidRDefault="00000000">
      <w:pPr>
        <w:rPr>
          <w:sz w:val="28"/>
          <w:szCs w:val="28"/>
        </w:rPr>
      </w:pPr>
      <w:r>
        <w:rPr>
          <w:sz w:val="28"/>
          <w:szCs w:val="28"/>
        </w:rPr>
        <w:t xml:space="preserve">Bộ dữ liệu nhóm sử dụng cho đồ án là bộ dữ liệu “Twitter Sentiment Analysis Dataset”. Đây là bộ ngữ liệu bằng tiếng anh, là tập dữ liệu phân tích cảm xúc theo từng thực thể trên Twitter. </w:t>
      </w:r>
    </w:p>
    <w:p w14:paraId="4C990049" w14:textId="77777777" w:rsidR="007D512B" w:rsidRDefault="00000000">
      <w:pPr>
        <w:rPr>
          <w:sz w:val="28"/>
          <w:szCs w:val="28"/>
        </w:rPr>
      </w:pPr>
      <w:r>
        <w:rPr>
          <w:sz w:val="28"/>
          <w:szCs w:val="28"/>
        </w:rPr>
        <w:t xml:space="preserve">Số mẫu của bộ dữ liệu này là 75682, gồm có đặc trưng là twitter id (ID của bài đăng), entity (thực thể được nhắc đến trong bài đăng), sentiment (cảm xúc được phân loại là Positive, Negative, Neutral hoặc Irrelevant), và content (nội dung của bài đăng). Các dòng tweet được chia làm ba nhóm tương ứng với 3 nhãn là: Negative (0), Neutral (1) và Positive (2). </w:t>
      </w:r>
    </w:p>
    <w:p w14:paraId="24ACCEB5" w14:textId="77777777" w:rsidR="007D512B" w:rsidRDefault="00000000">
      <w:pPr>
        <w:rPr>
          <w:sz w:val="28"/>
          <w:szCs w:val="28"/>
        </w:rPr>
      </w:pPr>
      <w:r>
        <w:rPr>
          <w:sz w:val="28"/>
          <w:szCs w:val="28"/>
        </w:rPr>
        <w:t>Chọn lọc các dòng tweet có liên quan đến chủ đề nghiên cứu bằng cách sử dụng các từ khóa hoặc hashtag nhất định. Điều này giúp tập trung vào những dòng tweet có khả năng mang thông tin cảm xúc rõ ràng.</w:t>
      </w:r>
    </w:p>
    <w:p w14:paraId="1482B599" w14:textId="77777777" w:rsidR="007D512B" w:rsidRDefault="00000000">
      <w:pPr>
        <w:pStyle w:val="Heading2"/>
        <w:rPr>
          <w:rFonts w:ascii="Times New Roman" w:hAnsi="Times New Roman" w:cs="Times New Roman"/>
          <w:b/>
          <w:sz w:val="28"/>
          <w:szCs w:val="28"/>
        </w:rPr>
      </w:pPr>
      <w:bookmarkStart w:id="7" w:name="_Toc170492130"/>
      <w:r>
        <w:rPr>
          <w:rFonts w:ascii="Times New Roman" w:hAnsi="Times New Roman" w:cs="Times New Roman"/>
          <w:b/>
          <w:bCs/>
          <w:sz w:val="28"/>
          <w:szCs w:val="28"/>
        </w:rPr>
        <w:t>2.2 Các quy tắc chủ giải ngữ liệu</w:t>
      </w:r>
      <w:bookmarkEnd w:id="7"/>
    </w:p>
    <w:p w14:paraId="757D58C4" w14:textId="77777777" w:rsidR="007D512B" w:rsidRDefault="00000000">
      <w:pPr>
        <w:rPr>
          <w:sz w:val="28"/>
          <w:szCs w:val="28"/>
        </w:rPr>
      </w:pPr>
      <w:r>
        <w:rPr>
          <w:sz w:val="28"/>
          <w:szCs w:val="28"/>
        </w:rPr>
        <w:t>Quá trình gán nhãn đòi hỏi các quy tắc rõ ràng để thực hiện gán nhãn ngữ liệu đảm bảo tính nhất quán và chính xác. Các quy tắc bao gồm:</w:t>
      </w:r>
    </w:p>
    <w:p w14:paraId="64C33B28" w14:textId="77777777" w:rsidR="007D512B" w:rsidRDefault="00000000">
      <w:pPr>
        <w:pStyle w:val="ListParagraph"/>
        <w:ind w:left="360"/>
        <w:rPr>
          <w:sz w:val="28"/>
          <w:szCs w:val="28"/>
        </w:rPr>
      </w:pPr>
      <w:r>
        <w:rPr>
          <w:sz w:val="28"/>
          <w:szCs w:val="28"/>
        </w:rPr>
        <w:t>Tích cực (Positive): Dòng tweet biểu đạt cảm xúc vui vẻ, hài lòng, lạc quan hoặc tích cực về một sự kiện, sản phẩm hoặc dịch vụ</w:t>
      </w:r>
    </w:p>
    <w:p w14:paraId="30C1535C" w14:textId="77777777" w:rsidR="007D512B" w:rsidRDefault="00000000">
      <w:pPr>
        <w:ind w:left="720"/>
        <w:rPr>
          <w:sz w:val="28"/>
          <w:szCs w:val="28"/>
        </w:rPr>
      </w:pPr>
      <w:r>
        <w:rPr>
          <w:b/>
          <w:bCs/>
          <w:sz w:val="28"/>
          <w:szCs w:val="28"/>
        </w:rPr>
        <w:t>Ví dụ:</w:t>
      </w:r>
      <w:r>
        <w:rPr>
          <w:sz w:val="28"/>
          <w:szCs w:val="28"/>
        </w:rPr>
        <w:t xml:space="preserve"> happy birthday red dead redemption that shit changed my life what a crazy experience.</w:t>
      </w:r>
    </w:p>
    <w:p w14:paraId="03A7C47F" w14:textId="77777777" w:rsidR="007D512B" w:rsidRDefault="00000000">
      <w:pPr>
        <w:pStyle w:val="ListParagraph"/>
        <w:ind w:left="360"/>
        <w:rPr>
          <w:sz w:val="28"/>
          <w:szCs w:val="28"/>
        </w:rPr>
      </w:pPr>
      <w:r>
        <w:rPr>
          <w:rStyle w:val="Strong"/>
          <w:rFonts w:eastAsiaTheme="majorEastAsia"/>
          <w:b w:val="0"/>
          <w:bCs w:val="0"/>
          <w:sz w:val="28"/>
          <w:szCs w:val="28"/>
        </w:rPr>
        <w:t>Tiêu cực (Negative)</w:t>
      </w:r>
      <w:r>
        <w:rPr>
          <w:b/>
          <w:bCs/>
          <w:sz w:val="28"/>
          <w:szCs w:val="28"/>
        </w:rPr>
        <w:t>:</w:t>
      </w:r>
      <w:r>
        <w:rPr>
          <w:sz w:val="28"/>
          <w:szCs w:val="28"/>
        </w:rPr>
        <w:t xml:space="preserve"> Dòng tweet biểu đạt cảm xúc buồn bã, giận dữ, thất vọng hoặc tiêu cực về một sự kiện, sản phẩm hoặc dịch vụ. </w:t>
      </w:r>
    </w:p>
    <w:p w14:paraId="5629E7F8" w14:textId="77777777" w:rsidR="007D512B" w:rsidRDefault="00000000">
      <w:pPr>
        <w:ind w:left="720"/>
        <w:rPr>
          <w:b/>
          <w:sz w:val="28"/>
          <w:szCs w:val="28"/>
        </w:rPr>
      </w:pPr>
      <w:r>
        <w:rPr>
          <w:b/>
          <w:bCs/>
          <w:sz w:val="28"/>
          <w:szCs w:val="28"/>
        </w:rPr>
        <w:lastRenderedPageBreak/>
        <w:t xml:space="preserve">Ví dụ: </w:t>
      </w:r>
      <w:r>
        <w:rPr>
          <w:sz w:val="28"/>
          <w:szCs w:val="28"/>
        </w:rPr>
        <w:t>What does that say about Microsoft hardware &amp; software security - The Man gets hacked</w:t>
      </w:r>
    </w:p>
    <w:p w14:paraId="20B4F8E7" w14:textId="77777777" w:rsidR="007D512B" w:rsidRDefault="00000000">
      <w:pPr>
        <w:pStyle w:val="ListParagraph"/>
        <w:ind w:left="360"/>
        <w:rPr>
          <w:sz w:val="28"/>
          <w:szCs w:val="28"/>
        </w:rPr>
      </w:pPr>
      <w:r>
        <w:rPr>
          <w:rStyle w:val="Strong"/>
          <w:rFonts w:eastAsiaTheme="majorEastAsia"/>
          <w:b w:val="0"/>
          <w:bCs w:val="0"/>
          <w:sz w:val="28"/>
          <w:szCs w:val="28"/>
        </w:rPr>
        <w:t>Trung tính (Neutral)</w:t>
      </w:r>
      <w:r>
        <w:rPr>
          <w:b/>
          <w:bCs/>
          <w:sz w:val="28"/>
          <w:szCs w:val="28"/>
        </w:rPr>
        <w:t>:</w:t>
      </w:r>
      <w:r>
        <w:rPr>
          <w:sz w:val="28"/>
          <w:szCs w:val="28"/>
        </w:rPr>
        <w:t xml:space="preserve"> Dòng tweet không biểu đạt rõ ràng cảm xúc tích cực hay tiêu cực, thường là các thông tin hoặc nhận xét trung lập.</w:t>
      </w:r>
    </w:p>
    <w:p w14:paraId="59BD674B" w14:textId="77777777" w:rsidR="007D512B" w:rsidRDefault="00000000">
      <w:pPr>
        <w:ind w:firstLine="720"/>
        <w:rPr>
          <w:b/>
          <w:sz w:val="28"/>
          <w:szCs w:val="28"/>
        </w:rPr>
      </w:pPr>
      <w:r>
        <w:rPr>
          <w:b/>
          <w:bCs/>
          <w:sz w:val="28"/>
          <w:szCs w:val="28"/>
        </w:rPr>
        <w:t xml:space="preserve">Ví dụ: </w:t>
      </w:r>
      <w:r>
        <w:rPr>
          <w:sz w:val="28"/>
          <w:szCs w:val="28"/>
        </w:rPr>
        <w:t>dnv the device i'm using is iOS.</w:t>
      </w:r>
    </w:p>
    <w:p w14:paraId="52309CFC" w14:textId="77777777" w:rsidR="007D512B" w:rsidRDefault="00000000">
      <w:pPr>
        <w:pStyle w:val="Heading2"/>
        <w:rPr>
          <w:rFonts w:ascii="Times New Roman" w:hAnsi="Times New Roman" w:cs="Times New Roman"/>
          <w:b/>
          <w:sz w:val="28"/>
          <w:szCs w:val="28"/>
        </w:rPr>
      </w:pPr>
      <w:bookmarkStart w:id="8" w:name="_Toc170492131"/>
      <w:r>
        <w:rPr>
          <w:rFonts w:ascii="Times New Roman" w:hAnsi="Times New Roman" w:cs="Times New Roman"/>
          <w:b/>
          <w:bCs/>
          <w:sz w:val="28"/>
          <w:szCs w:val="28"/>
        </w:rPr>
        <w:t>2.3 Thống kê ngữ liệu</w:t>
      </w:r>
      <w:bookmarkEnd w:id="8"/>
    </w:p>
    <w:p w14:paraId="2E03493D" w14:textId="77777777" w:rsidR="007D512B" w:rsidRDefault="00000000">
      <w:pPr>
        <w:rPr>
          <w:sz w:val="28"/>
          <w:szCs w:val="28"/>
        </w:rPr>
      </w:pPr>
      <w:r>
        <w:rPr>
          <w:sz w:val="28"/>
          <w:szCs w:val="28"/>
        </w:rPr>
        <w:t>Việc thống kê ngữ liệu giúp hiểu rõ hơn về cấu trúc và phân bố của tập dữ liệu, từ đó chúng ta có thể điều chỉnh cần thiết để cải thiện dữ liệu trước khi áp dụng vào các mô hình học máy. Dưới đây là một số thống kê cơ bản mà nhóm đã thực hiện.</w:t>
      </w:r>
    </w:p>
    <w:p w14:paraId="4F1D6CE5" w14:textId="77777777" w:rsidR="007D512B" w:rsidRDefault="00000000">
      <w:pPr>
        <w:rPr>
          <w:sz w:val="28"/>
          <w:szCs w:val="28"/>
        </w:rPr>
      </w:pPr>
      <w:r>
        <w:rPr>
          <w:sz w:val="28"/>
          <w:szCs w:val="28"/>
        </w:rPr>
        <w:t>Thực hiện đọc dữ liệu và xác định tổng số dòng tweet có trong tập dữ liệu. Bộ dữ liệu sẽ có 75682 mẫu dữ liệu và gồm 4 đặc trưng là tweetid, entity, sentiment và content.</w:t>
      </w:r>
    </w:p>
    <w:p w14:paraId="36E76ED3" w14:textId="77777777" w:rsidR="007D512B" w:rsidRDefault="007D512B">
      <w:pPr>
        <w:pStyle w:val="ListParagraph"/>
        <w:ind w:left="360"/>
        <w:rPr>
          <w:sz w:val="28"/>
          <w:szCs w:val="28"/>
        </w:rPr>
      </w:pPr>
    </w:p>
    <w:p w14:paraId="67936220" w14:textId="77777777" w:rsidR="007D512B" w:rsidRDefault="00000000">
      <w:pPr>
        <w:pStyle w:val="ListParagraph"/>
        <w:ind w:left="360"/>
        <w:jc w:val="center"/>
        <w:rPr>
          <w:sz w:val="28"/>
          <w:szCs w:val="28"/>
        </w:rPr>
      </w:pPr>
      <w:r>
        <w:rPr>
          <w:noProof/>
          <w:sz w:val="28"/>
          <w:szCs w:val="28"/>
        </w:rPr>
        <w:drawing>
          <wp:inline distT="0" distB="0" distL="0" distR="0" wp14:anchorId="172C3D37" wp14:editId="17352313">
            <wp:extent cx="5791200" cy="1641475"/>
            <wp:effectExtent l="0" t="0" r="0" b="0"/>
            <wp:docPr id="1021365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5266" name="Picture 1" descr="A screenshot of a computer&#10;&#10;Description automatically generated"/>
                    <pic:cNvPicPr>
                      <a:picLocks noChangeAspect="1"/>
                    </pic:cNvPicPr>
                  </pic:nvPicPr>
                  <pic:blipFill>
                    <a:blip r:embed="rId11"/>
                    <a:stretch>
                      <a:fillRect/>
                    </a:stretch>
                  </pic:blipFill>
                  <pic:spPr>
                    <a:xfrm>
                      <a:off x="0" y="0"/>
                      <a:ext cx="5793050" cy="1641999"/>
                    </a:xfrm>
                    <a:prstGeom prst="rect">
                      <a:avLst/>
                    </a:prstGeom>
                  </pic:spPr>
                </pic:pic>
              </a:graphicData>
            </a:graphic>
          </wp:inline>
        </w:drawing>
      </w:r>
    </w:p>
    <w:p w14:paraId="1C285EC9" w14:textId="77777777" w:rsidR="007D512B" w:rsidRDefault="00000000">
      <w:pPr>
        <w:pStyle w:val="ChuThichHinh"/>
        <w:spacing w:line="360" w:lineRule="auto"/>
        <w:rPr>
          <w:sz w:val="28"/>
        </w:rPr>
      </w:pPr>
      <w:r>
        <w:rPr>
          <w:sz w:val="28"/>
        </w:rPr>
        <w:t>Hình 2.1: 5 mẫu dữ liệu đầu tiên trong bộ dữ liệu</w:t>
      </w:r>
    </w:p>
    <w:p w14:paraId="53C913D8" w14:textId="77777777" w:rsidR="007D512B" w:rsidRDefault="00000000">
      <w:pPr>
        <w:rPr>
          <w:sz w:val="28"/>
          <w:szCs w:val="28"/>
        </w:rPr>
      </w:pPr>
      <w:r>
        <w:rPr>
          <w:sz w:val="28"/>
          <w:szCs w:val="28"/>
        </w:rPr>
        <w:t>Thực hiện tiền xử lý dữ liệu như kiểm tra các mẫu dữ liệu có giá trị null hoặc trùng lặp nhau thì thực hiện loại bỏ các mẫu dữ liệu này. Cùng với đó nhóm thực hiện loại bỏ tất cả các mẫu có nhãn là không liên quan Irrelevant ra khỏi dữ hiệu dùng để xây dựng mô hình máy học.</w:t>
      </w:r>
    </w:p>
    <w:p w14:paraId="640B229A" w14:textId="77777777" w:rsidR="007D512B" w:rsidRDefault="00000000">
      <w:pPr>
        <w:rPr>
          <w:sz w:val="28"/>
          <w:szCs w:val="28"/>
        </w:rPr>
      </w:pPr>
      <w:r>
        <w:rPr>
          <w:sz w:val="28"/>
          <w:szCs w:val="28"/>
        </w:rPr>
        <w:t>Phân bố của các nhãn cảm xúc lần lượt là 21790 mẫu dữ liệu có nhãn là negative, 19846 nhãn positive và 17879 nhãn trung tính neutral.</w:t>
      </w:r>
    </w:p>
    <w:p w14:paraId="1A3B65AF" w14:textId="77777777" w:rsidR="007D512B" w:rsidRDefault="007D512B">
      <w:pPr>
        <w:rPr>
          <w:sz w:val="28"/>
          <w:szCs w:val="28"/>
        </w:rPr>
      </w:pPr>
    </w:p>
    <w:p w14:paraId="73B8A816" w14:textId="77777777" w:rsidR="007D512B" w:rsidRDefault="00000000">
      <w:pPr>
        <w:pStyle w:val="Muc"/>
        <w:numPr>
          <w:ilvl w:val="0"/>
          <w:numId w:val="4"/>
        </w:numPr>
        <w:tabs>
          <w:tab w:val="clear" w:pos="6480"/>
          <w:tab w:val="clear" w:pos="8788"/>
        </w:tabs>
        <w:jc w:val="both"/>
        <w:rPr>
          <w:b w:val="0"/>
          <w:bCs/>
          <w:sz w:val="28"/>
        </w:rPr>
      </w:pPr>
      <w:r>
        <w:rPr>
          <w:noProof/>
          <w:sz w:val="28"/>
        </w:rPr>
        <w:drawing>
          <wp:inline distT="0" distB="0" distL="0" distR="0" wp14:anchorId="6C8F5D4D" wp14:editId="52FB452A">
            <wp:extent cx="4983480" cy="2392680"/>
            <wp:effectExtent l="0" t="0" r="7620" b="7620"/>
            <wp:docPr id="1123737860" name="Picture 3"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7860" name="Picture 3" descr="A graph of blue rectangular ba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83480" cy="2392680"/>
                    </a:xfrm>
                    <a:prstGeom prst="rect">
                      <a:avLst/>
                    </a:prstGeom>
                    <a:noFill/>
                    <a:ln>
                      <a:noFill/>
                    </a:ln>
                  </pic:spPr>
                </pic:pic>
              </a:graphicData>
            </a:graphic>
          </wp:inline>
        </w:drawing>
      </w:r>
    </w:p>
    <w:p w14:paraId="0E155911" w14:textId="77777777" w:rsidR="007D512B" w:rsidRDefault="00000000">
      <w:pPr>
        <w:pStyle w:val="ChuThichHinh"/>
        <w:spacing w:line="360" w:lineRule="auto"/>
        <w:rPr>
          <w:sz w:val="28"/>
        </w:rPr>
      </w:pPr>
      <w:r>
        <w:rPr>
          <w:sz w:val="28"/>
        </w:rPr>
        <w:t>Hình 2.2: Biểu đồ thể hiện số lượng mẫu dữ liệu</w:t>
      </w:r>
    </w:p>
    <w:p w14:paraId="6406AB6E" w14:textId="77777777" w:rsidR="007D512B" w:rsidRDefault="00000000">
      <w:pPr>
        <w:rPr>
          <w:sz w:val="28"/>
          <w:szCs w:val="28"/>
        </w:rPr>
      </w:pPr>
      <w:r>
        <w:rPr>
          <w:sz w:val="28"/>
          <w:szCs w:val="28"/>
        </w:rPr>
        <w:t>Độ dài của các dòng tweet mà nhóm sử dụng là từ 1 đến 100 từ trên mỗi tweet.</w:t>
      </w:r>
    </w:p>
    <w:p w14:paraId="6EEB7506" w14:textId="77777777" w:rsidR="007D512B" w:rsidRDefault="00000000">
      <w:pPr>
        <w:rPr>
          <w:sz w:val="28"/>
          <w:szCs w:val="28"/>
        </w:rPr>
      </w:pPr>
      <w:r>
        <w:rPr>
          <w:sz w:val="28"/>
          <w:szCs w:val="28"/>
        </w:rPr>
        <w:t>Trực quan hóa các từ phổ biến nhất được liên kết với một tình cảm cụ thể (ví dụ: tích cực, tiêu cực, trung tính) trong tập dữ liệu văn bản. Bằng cách tạo ra các đám mây từ, ta có thể nhanh chóng hiểu được các chủ đề và thuật ngữ nổi bật dành cho các tình cảm khác nhau.</w:t>
      </w:r>
    </w:p>
    <w:p w14:paraId="59F54DC1" w14:textId="77777777" w:rsidR="007D512B" w:rsidRDefault="00000000">
      <w:pPr>
        <w:rPr>
          <w:sz w:val="28"/>
          <w:szCs w:val="28"/>
        </w:rPr>
      </w:pPr>
      <w:r>
        <w:rPr>
          <w:noProof/>
          <w:sz w:val="28"/>
          <w:szCs w:val="28"/>
        </w:rPr>
        <w:lastRenderedPageBreak/>
        <w:drawing>
          <wp:inline distT="0" distB="0" distL="0" distR="0" wp14:anchorId="0C992F35" wp14:editId="6BB4BAA6">
            <wp:extent cx="5676900" cy="3970020"/>
            <wp:effectExtent l="0" t="0" r="0" b="0"/>
            <wp:docPr id="1023514583" name="Picture 5"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14583" name="Picture 5" descr="A black background with wor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4884" cy="4024556"/>
                    </a:xfrm>
                    <a:prstGeom prst="rect">
                      <a:avLst/>
                    </a:prstGeom>
                    <a:noFill/>
                    <a:ln>
                      <a:noFill/>
                    </a:ln>
                  </pic:spPr>
                </pic:pic>
              </a:graphicData>
            </a:graphic>
          </wp:inline>
        </w:drawing>
      </w:r>
    </w:p>
    <w:p w14:paraId="32B4D894" w14:textId="77777777" w:rsidR="007D512B" w:rsidRDefault="00000000">
      <w:pPr>
        <w:pStyle w:val="ChuThichHinh"/>
        <w:spacing w:line="360" w:lineRule="auto"/>
        <w:rPr>
          <w:sz w:val="28"/>
        </w:rPr>
      </w:pPr>
      <w:r>
        <w:rPr>
          <w:sz w:val="28"/>
        </w:rPr>
        <w:t>Hình 2.3: Từ phổ biến trong câu tweet positive</w:t>
      </w:r>
    </w:p>
    <w:p w14:paraId="5EE57C15" w14:textId="77777777" w:rsidR="007D512B" w:rsidRDefault="00000000">
      <w:pPr>
        <w:rPr>
          <w:sz w:val="28"/>
          <w:szCs w:val="28"/>
        </w:rPr>
      </w:pPr>
      <w:r>
        <w:rPr>
          <w:noProof/>
          <w:sz w:val="28"/>
          <w:szCs w:val="28"/>
        </w:rPr>
        <w:drawing>
          <wp:inline distT="0" distB="0" distL="0" distR="0" wp14:anchorId="0F696D91" wp14:editId="5A9CFF82">
            <wp:extent cx="5676900" cy="3680460"/>
            <wp:effectExtent l="0" t="0" r="0" b="0"/>
            <wp:docPr id="35366830" name="Picture 6"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830" name="Picture 6" descr="A black background with wor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76900" cy="3680460"/>
                    </a:xfrm>
                    <a:prstGeom prst="rect">
                      <a:avLst/>
                    </a:prstGeom>
                    <a:noFill/>
                    <a:ln>
                      <a:noFill/>
                    </a:ln>
                  </pic:spPr>
                </pic:pic>
              </a:graphicData>
            </a:graphic>
          </wp:inline>
        </w:drawing>
      </w:r>
    </w:p>
    <w:p w14:paraId="24D61510" w14:textId="77777777" w:rsidR="007D512B" w:rsidRDefault="00000000">
      <w:pPr>
        <w:pStyle w:val="ChuThichHinh"/>
        <w:spacing w:line="360" w:lineRule="auto"/>
        <w:rPr>
          <w:sz w:val="28"/>
        </w:rPr>
      </w:pPr>
      <w:r>
        <w:rPr>
          <w:sz w:val="28"/>
        </w:rPr>
        <w:t>Hình 2.4: Từ phổ biến trong câu tweet negative</w:t>
      </w:r>
    </w:p>
    <w:p w14:paraId="43F2BBB6" w14:textId="77777777" w:rsidR="007D512B" w:rsidRDefault="00000000">
      <w:pPr>
        <w:pStyle w:val="ChuThichHinh"/>
        <w:spacing w:line="360" w:lineRule="auto"/>
        <w:jc w:val="left"/>
        <w:rPr>
          <w:sz w:val="28"/>
        </w:rPr>
      </w:pPr>
      <w:r>
        <w:rPr>
          <w:noProof/>
          <w:sz w:val="28"/>
        </w:rPr>
        <w:lastRenderedPageBreak/>
        <w:drawing>
          <wp:inline distT="0" distB="0" distL="0" distR="0" wp14:anchorId="54030208" wp14:editId="1271C4A6">
            <wp:extent cx="5783580" cy="4000500"/>
            <wp:effectExtent l="0" t="0" r="7620" b="0"/>
            <wp:docPr id="1222450113" name="Picture 7" descr="A black background with many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0113" name="Picture 7" descr="A black background with many word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3580" cy="4000500"/>
                    </a:xfrm>
                    <a:prstGeom prst="rect">
                      <a:avLst/>
                    </a:prstGeom>
                    <a:noFill/>
                    <a:ln>
                      <a:noFill/>
                    </a:ln>
                  </pic:spPr>
                </pic:pic>
              </a:graphicData>
            </a:graphic>
          </wp:inline>
        </w:drawing>
      </w:r>
    </w:p>
    <w:p w14:paraId="52181819" w14:textId="77777777" w:rsidR="007D512B" w:rsidRDefault="00000000">
      <w:pPr>
        <w:pStyle w:val="ChuThichHinh"/>
        <w:spacing w:line="360" w:lineRule="auto"/>
        <w:rPr>
          <w:sz w:val="28"/>
        </w:rPr>
      </w:pPr>
      <w:r>
        <w:rPr>
          <w:sz w:val="28"/>
        </w:rPr>
        <w:t>Hình 2.5: Từ phổ biến trong câu tweet neutral</w:t>
      </w:r>
    </w:p>
    <w:p w14:paraId="01614EE7" w14:textId="77777777" w:rsidR="007D512B" w:rsidRDefault="00000000">
      <w:pPr>
        <w:rPr>
          <w:sz w:val="28"/>
          <w:szCs w:val="28"/>
        </w:rPr>
      </w:pPr>
      <w:r>
        <w:rPr>
          <w:noProof/>
          <w:sz w:val="28"/>
          <w:szCs w:val="28"/>
        </w:rPr>
        <w:drawing>
          <wp:inline distT="0" distB="0" distL="0" distR="0" wp14:anchorId="3191E2AE" wp14:editId="44B206E6">
            <wp:extent cx="5661660" cy="3649980"/>
            <wp:effectExtent l="0" t="0" r="0" b="7620"/>
            <wp:docPr id="551948882" name="Picture 4"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48882" name="Picture 4" descr="A table of data with numbers and lett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73489" cy="3657606"/>
                    </a:xfrm>
                    <a:prstGeom prst="rect">
                      <a:avLst/>
                    </a:prstGeom>
                    <a:noFill/>
                    <a:ln>
                      <a:noFill/>
                    </a:ln>
                  </pic:spPr>
                </pic:pic>
              </a:graphicData>
            </a:graphic>
          </wp:inline>
        </w:drawing>
      </w:r>
    </w:p>
    <w:p w14:paraId="0D1CA2E7" w14:textId="77777777" w:rsidR="007D512B" w:rsidRDefault="00000000">
      <w:pPr>
        <w:pStyle w:val="ChuThichHinh"/>
        <w:spacing w:line="360" w:lineRule="auto"/>
        <w:rPr>
          <w:sz w:val="28"/>
        </w:rPr>
      </w:pPr>
      <w:r>
        <w:rPr>
          <w:sz w:val="28"/>
        </w:rPr>
        <w:lastRenderedPageBreak/>
        <w:t>Hình 2.6: Bảng thể hiện sự phân bố của các cảm xúc đối với từng thực thể trong tập dữ liệu.</w:t>
      </w:r>
    </w:p>
    <w:p w14:paraId="1EA22720" w14:textId="77777777" w:rsidR="007D512B" w:rsidRDefault="00000000">
      <w:pPr>
        <w:rPr>
          <w:sz w:val="28"/>
          <w:szCs w:val="28"/>
        </w:rPr>
      </w:pPr>
      <w:r>
        <w:rPr>
          <w:sz w:val="28"/>
          <w:szCs w:val="28"/>
        </w:rPr>
        <w:t>Phân tích sự phân bố cảm xúc: Heatmap giúp hiển thị sự phân bố của các cảm xúc đối với từng thực thể trong tập dữ liệu. Ta có thể dễ dàng nhìn thấy các mẫu cảm xúc nào thường xuất hiện cùng với các thực thể nào.</w:t>
      </w:r>
    </w:p>
    <w:p w14:paraId="4DC3C63C" w14:textId="77777777" w:rsidR="007D512B" w:rsidRDefault="00000000">
      <w:pPr>
        <w:pStyle w:val="Heading2"/>
        <w:rPr>
          <w:rFonts w:ascii="Times New Roman" w:hAnsi="Times New Roman" w:cs="Times New Roman"/>
          <w:b/>
          <w:sz w:val="28"/>
          <w:szCs w:val="28"/>
        </w:rPr>
      </w:pPr>
      <w:bookmarkStart w:id="9" w:name="_Toc170492132"/>
      <w:r>
        <w:rPr>
          <w:rFonts w:ascii="Times New Roman" w:hAnsi="Times New Roman" w:cs="Times New Roman"/>
          <w:b/>
          <w:sz w:val="28"/>
          <w:szCs w:val="28"/>
        </w:rPr>
        <w:t>2.4 Một số mẫu bình luận và nhãn tương ứng của nó trong tập ngữ liệu</w:t>
      </w:r>
      <w:bookmarkEnd w:id="9"/>
    </w:p>
    <w:tbl>
      <w:tblPr>
        <w:tblStyle w:val="TableGrid"/>
        <w:tblW w:w="0" w:type="auto"/>
        <w:tblLook w:val="04A0" w:firstRow="1" w:lastRow="0" w:firstColumn="1" w:lastColumn="0" w:noHBand="0" w:noVBand="1"/>
      </w:tblPr>
      <w:tblGrid>
        <w:gridCol w:w="2874"/>
        <w:gridCol w:w="3809"/>
        <w:gridCol w:w="3088"/>
      </w:tblGrid>
      <w:tr w:rsidR="007D512B" w14:paraId="188B560A" w14:textId="77777777">
        <w:tc>
          <w:tcPr>
            <w:tcW w:w="3257" w:type="dxa"/>
          </w:tcPr>
          <w:p w14:paraId="6A98D88E" w14:textId="77777777" w:rsidR="007D512B" w:rsidRDefault="00000000">
            <w:pPr>
              <w:jc w:val="both"/>
              <w:rPr>
                <w:sz w:val="28"/>
                <w:szCs w:val="28"/>
              </w:rPr>
            </w:pPr>
            <w:r>
              <w:rPr>
                <w:sz w:val="28"/>
                <w:szCs w:val="28"/>
              </w:rPr>
              <w:t>Nhãn</w:t>
            </w:r>
          </w:p>
        </w:tc>
        <w:tc>
          <w:tcPr>
            <w:tcW w:w="3257" w:type="dxa"/>
          </w:tcPr>
          <w:p w14:paraId="04B89F33" w14:textId="77777777" w:rsidR="007D512B" w:rsidRDefault="00000000">
            <w:pPr>
              <w:jc w:val="both"/>
              <w:rPr>
                <w:sz w:val="28"/>
                <w:szCs w:val="28"/>
              </w:rPr>
            </w:pPr>
            <w:r>
              <w:rPr>
                <w:sz w:val="28"/>
                <w:szCs w:val="28"/>
              </w:rPr>
              <w:t>Tweet</w:t>
            </w:r>
          </w:p>
        </w:tc>
        <w:tc>
          <w:tcPr>
            <w:tcW w:w="3257" w:type="dxa"/>
          </w:tcPr>
          <w:p w14:paraId="39C01250" w14:textId="77777777" w:rsidR="007D512B" w:rsidRDefault="00000000">
            <w:pPr>
              <w:jc w:val="both"/>
              <w:rPr>
                <w:sz w:val="28"/>
                <w:szCs w:val="28"/>
              </w:rPr>
            </w:pPr>
            <w:r>
              <w:rPr>
                <w:sz w:val="28"/>
                <w:szCs w:val="28"/>
              </w:rPr>
              <w:t>Mô tả</w:t>
            </w:r>
          </w:p>
        </w:tc>
      </w:tr>
      <w:tr w:rsidR="007D512B" w14:paraId="35615FC9" w14:textId="77777777">
        <w:tc>
          <w:tcPr>
            <w:tcW w:w="3257" w:type="dxa"/>
            <w:vMerge w:val="restart"/>
          </w:tcPr>
          <w:p w14:paraId="34708258" w14:textId="77777777" w:rsidR="007D512B" w:rsidRDefault="00000000">
            <w:pPr>
              <w:jc w:val="both"/>
              <w:rPr>
                <w:sz w:val="28"/>
                <w:szCs w:val="28"/>
              </w:rPr>
            </w:pPr>
            <w:r>
              <w:rPr>
                <w:sz w:val="28"/>
                <w:szCs w:val="28"/>
              </w:rPr>
              <w:t>Positive</w:t>
            </w:r>
          </w:p>
        </w:tc>
        <w:tc>
          <w:tcPr>
            <w:tcW w:w="3257" w:type="dxa"/>
          </w:tcPr>
          <w:p w14:paraId="5B453319" w14:textId="77777777" w:rsidR="007D512B" w:rsidRDefault="00000000">
            <w:pPr>
              <w:jc w:val="both"/>
              <w:rPr>
                <w:sz w:val="28"/>
                <w:szCs w:val="28"/>
              </w:rPr>
            </w:pPr>
            <w:r>
              <w:rPr>
                <w:sz w:val="28"/>
                <w:szCs w:val="28"/>
              </w:rPr>
              <w:t>The professional dota 2 scene is fucking exploding and I completely welcome it</w:t>
            </w:r>
          </w:p>
        </w:tc>
        <w:tc>
          <w:tcPr>
            <w:tcW w:w="3257" w:type="dxa"/>
          </w:tcPr>
          <w:p w14:paraId="08C62AB7" w14:textId="77777777" w:rsidR="007D512B" w:rsidRDefault="00000000">
            <w:pPr>
              <w:jc w:val="both"/>
              <w:rPr>
                <w:sz w:val="28"/>
                <w:szCs w:val="28"/>
              </w:rPr>
            </w:pPr>
            <w:r>
              <w:rPr>
                <w:sz w:val="28"/>
                <w:szCs w:val="28"/>
              </w:rPr>
              <w:t>Người nói rất hào hứng với sự phát triển của môn thể thao điện tử Dota 2</w:t>
            </w:r>
          </w:p>
        </w:tc>
      </w:tr>
      <w:tr w:rsidR="007D512B" w14:paraId="54267504" w14:textId="77777777">
        <w:tc>
          <w:tcPr>
            <w:tcW w:w="3257" w:type="dxa"/>
            <w:vMerge/>
          </w:tcPr>
          <w:p w14:paraId="73A4696C" w14:textId="77777777" w:rsidR="007D512B" w:rsidRDefault="007D512B">
            <w:pPr>
              <w:jc w:val="both"/>
              <w:rPr>
                <w:sz w:val="28"/>
                <w:szCs w:val="28"/>
              </w:rPr>
            </w:pPr>
          </w:p>
        </w:tc>
        <w:tc>
          <w:tcPr>
            <w:tcW w:w="3257" w:type="dxa"/>
          </w:tcPr>
          <w:p w14:paraId="056D5869" w14:textId="77777777" w:rsidR="007D512B" w:rsidRDefault="00000000">
            <w:pPr>
              <w:jc w:val="both"/>
              <w:rPr>
                <w:sz w:val="28"/>
                <w:szCs w:val="28"/>
              </w:rPr>
            </w:pPr>
            <w:r>
              <w:rPr>
                <w:sz w:val="28"/>
                <w:szCs w:val="28"/>
              </w:rPr>
              <w:t>Itching to assassinate.</w:t>
            </w:r>
          </w:p>
        </w:tc>
        <w:tc>
          <w:tcPr>
            <w:tcW w:w="3257" w:type="dxa"/>
          </w:tcPr>
          <w:p w14:paraId="4EE57781" w14:textId="77777777" w:rsidR="007D512B" w:rsidRDefault="00000000">
            <w:pPr>
              <w:jc w:val="both"/>
              <w:rPr>
                <w:sz w:val="28"/>
                <w:szCs w:val="28"/>
              </w:rPr>
            </w:pPr>
            <w:r>
              <w:rPr>
                <w:sz w:val="28"/>
                <w:szCs w:val="28"/>
              </w:rPr>
              <w:t>Dù ngữ cảnh không rõ ràng, từ "itching" thường được dùng để diễn đạt sự háo hức hoặc mong đợi.</w:t>
            </w:r>
          </w:p>
        </w:tc>
      </w:tr>
      <w:tr w:rsidR="007D512B" w14:paraId="21970F5F" w14:textId="77777777">
        <w:tc>
          <w:tcPr>
            <w:tcW w:w="3257" w:type="dxa"/>
            <w:vMerge/>
          </w:tcPr>
          <w:p w14:paraId="6263FC88" w14:textId="77777777" w:rsidR="007D512B" w:rsidRDefault="007D512B">
            <w:pPr>
              <w:jc w:val="both"/>
              <w:rPr>
                <w:sz w:val="28"/>
                <w:szCs w:val="28"/>
              </w:rPr>
            </w:pPr>
          </w:p>
        </w:tc>
        <w:tc>
          <w:tcPr>
            <w:tcW w:w="3257" w:type="dxa"/>
          </w:tcPr>
          <w:p w14:paraId="30DBE4B1" w14:textId="77777777" w:rsidR="007D512B" w:rsidRDefault="00000000">
            <w:pPr>
              <w:jc w:val="both"/>
              <w:rPr>
                <w:sz w:val="28"/>
                <w:szCs w:val="28"/>
              </w:rPr>
            </w:pPr>
            <w:r>
              <w:rPr>
                <w:sz w:val="28"/>
                <w:szCs w:val="28"/>
              </w:rPr>
              <w:t>yeah, and it’s fun</w:t>
            </w:r>
          </w:p>
        </w:tc>
        <w:tc>
          <w:tcPr>
            <w:tcW w:w="3257" w:type="dxa"/>
          </w:tcPr>
          <w:p w14:paraId="7EE13ABB" w14:textId="77777777" w:rsidR="007D512B" w:rsidRDefault="00000000">
            <w:pPr>
              <w:jc w:val="both"/>
              <w:rPr>
                <w:sz w:val="28"/>
                <w:szCs w:val="28"/>
              </w:rPr>
            </w:pPr>
            <w:r>
              <w:rPr>
                <w:sz w:val="28"/>
                <w:szCs w:val="28"/>
              </w:rPr>
              <w:t>Thể hiện cảm xúc tích cực về một trải nghiệm nào đó. Từ yeah và fun thường được dùng để diễn đạt sự tích cực</w:t>
            </w:r>
          </w:p>
        </w:tc>
      </w:tr>
      <w:tr w:rsidR="007D512B" w14:paraId="345B4A82" w14:textId="77777777">
        <w:tc>
          <w:tcPr>
            <w:tcW w:w="3257" w:type="dxa"/>
            <w:vMerge/>
          </w:tcPr>
          <w:p w14:paraId="3B3577AB" w14:textId="77777777" w:rsidR="007D512B" w:rsidRDefault="007D512B">
            <w:pPr>
              <w:jc w:val="both"/>
              <w:rPr>
                <w:sz w:val="28"/>
                <w:szCs w:val="28"/>
              </w:rPr>
            </w:pPr>
          </w:p>
        </w:tc>
        <w:tc>
          <w:tcPr>
            <w:tcW w:w="3257" w:type="dxa"/>
          </w:tcPr>
          <w:p w14:paraId="0D3CB1E4" w14:textId="77777777" w:rsidR="007D512B" w:rsidRDefault="00000000">
            <w:pPr>
              <w:tabs>
                <w:tab w:val="left" w:pos="960"/>
              </w:tabs>
              <w:jc w:val="both"/>
              <w:rPr>
                <w:sz w:val="28"/>
                <w:szCs w:val="28"/>
              </w:rPr>
            </w:pPr>
            <w:r>
              <w:rPr>
                <w:sz w:val="28"/>
                <w:szCs w:val="28"/>
              </w:rPr>
              <w:t>happy birthday red dead redemption that shit changed my life what a crazy experience</w:t>
            </w:r>
          </w:p>
        </w:tc>
        <w:tc>
          <w:tcPr>
            <w:tcW w:w="3257" w:type="dxa"/>
          </w:tcPr>
          <w:p w14:paraId="6C813857" w14:textId="77777777" w:rsidR="007D512B" w:rsidRDefault="00000000">
            <w:pPr>
              <w:jc w:val="both"/>
              <w:rPr>
                <w:sz w:val="28"/>
                <w:szCs w:val="28"/>
              </w:rPr>
            </w:pPr>
            <w:r>
              <w:rPr>
                <w:sz w:val="28"/>
                <w:szCs w:val="28"/>
              </w:rPr>
              <w:t>Chúc mừng sinh nhật và bày tỏ cảm xúc tích cực về trò chơi Red Dead Redemption và ảnh hưởng của nó đối với cuộc đời</w:t>
            </w:r>
          </w:p>
        </w:tc>
      </w:tr>
      <w:tr w:rsidR="007D512B" w14:paraId="1F43CE03" w14:textId="77777777">
        <w:tc>
          <w:tcPr>
            <w:tcW w:w="3257" w:type="dxa"/>
            <w:vMerge/>
          </w:tcPr>
          <w:p w14:paraId="2D461C18" w14:textId="77777777" w:rsidR="007D512B" w:rsidRDefault="007D512B">
            <w:pPr>
              <w:jc w:val="both"/>
              <w:rPr>
                <w:sz w:val="28"/>
                <w:szCs w:val="28"/>
              </w:rPr>
            </w:pPr>
          </w:p>
        </w:tc>
        <w:tc>
          <w:tcPr>
            <w:tcW w:w="3257" w:type="dxa"/>
          </w:tcPr>
          <w:p w14:paraId="75B08767" w14:textId="77777777" w:rsidR="007D512B" w:rsidRDefault="00000000">
            <w:pPr>
              <w:jc w:val="both"/>
              <w:rPr>
                <w:sz w:val="28"/>
                <w:szCs w:val="28"/>
              </w:rPr>
            </w:pPr>
            <w:r>
              <w:rPr>
                <w:sz w:val="28"/>
                <w:szCs w:val="28"/>
              </w:rPr>
              <w:t xml:space="preserve">The things I would do for a @nvidia3090... unspeakable! </w:t>
            </w:r>
            <w:r>
              <w:rPr>
                <w:rFonts w:ascii="Segoe UI Emoji" w:hAnsi="Segoe UI Emoji" w:cs="Segoe UI Emoji"/>
                <w:sz w:val="28"/>
                <w:szCs w:val="28"/>
              </w:rPr>
              <w:t>🧐</w:t>
            </w:r>
          </w:p>
        </w:tc>
        <w:tc>
          <w:tcPr>
            <w:tcW w:w="3257" w:type="dxa"/>
          </w:tcPr>
          <w:p w14:paraId="10476D96" w14:textId="77777777" w:rsidR="007D512B" w:rsidRDefault="00000000">
            <w:pPr>
              <w:jc w:val="both"/>
              <w:rPr>
                <w:sz w:val="28"/>
                <w:szCs w:val="28"/>
              </w:rPr>
            </w:pPr>
            <w:r>
              <w:rPr>
                <w:sz w:val="28"/>
                <w:szCs w:val="28"/>
              </w:rPr>
              <w:t>Người nói rất khao khát và mong muốn một card đồ họa NVIDIA 3090, thể hiện sự hào hứng.</w:t>
            </w:r>
          </w:p>
        </w:tc>
      </w:tr>
      <w:tr w:rsidR="007D512B" w14:paraId="75C69BD9" w14:textId="77777777">
        <w:tc>
          <w:tcPr>
            <w:tcW w:w="3257" w:type="dxa"/>
            <w:vMerge/>
          </w:tcPr>
          <w:p w14:paraId="07431D9D" w14:textId="77777777" w:rsidR="007D512B" w:rsidRDefault="007D512B">
            <w:pPr>
              <w:jc w:val="both"/>
              <w:rPr>
                <w:sz w:val="28"/>
                <w:szCs w:val="28"/>
              </w:rPr>
            </w:pPr>
          </w:p>
        </w:tc>
        <w:tc>
          <w:tcPr>
            <w:tcW w:w="3257" w:type="dxa"/>
          </w:tcPr>
          <w:p w14:paraId="34D3BF51" w14:textId="77777777" w:rsidR="007D512B" w:rsidRDefault="00000000">
            <w:pPr>
              <w:jc w:val="both"/>
              <w:rPr>
                <w:sz w:val="28"/>
                <w:szCs w:val="28"/>
              </w:rPr>
            </w:pPr>
            <w:r>
              <w:rPr>
                <w:sz w:val="28"/>
                <w:szCs w:val="28"/>
              </w:rPr>
              <w:t>my ass still knee-deep in Assassins Creed Odyssey with no way out anytime soon lmao</w:t>
            </w:r>
          </w:p>
        </w:tc>
        <w:tc>
          <w:tcPr>
            <w:tcW w:w="3257" w:type="dxa"/>
          </w:tcPr>
          <w:p w14:paraId="3A5F5181" w14:textId="77777777" w:rsidR="007D512B" w:rsidRDefault="00000000">
            <w:pPr>
              <w:jc w:val="both"/>
              <w:rPr>
                <w:sz w:val="28"/>
                <w:szCs w:val="28"/>
              </w:rPr>
            </w:pPr>
            <w:r>
              <w:rPr>
                <w:sz w:val="28"/>
                <w:szCs w:val="28"/>
              </w:rPr>
              <w:t>Người nói đang cảm thấy vui vẻ khi chơi game Assassins Creed Odyssey, mặc dù đã bị cuốn hút sâu vào trò chơi.</w:t>
            </w:r>
          </w:p>
        </w:tc>
      </w:tr>
      <w:tr w:rsidR="007D512B" w14:paraId="6DE08789" w14:textId="77777777">
        <w:tc>
          <w:tcPr>
            <w:tcW w:w="3257" w:type="dxa"/>
            <w:vMerge/>
          </w:tcPr>
          <w:p w14:paraId="5F55D9CD" w14:textId="77777777" w:rsidR="007D512B" w:rsidRDefault="007D512B">
            <w:pPr>
              <w:jc w:val="both"/>
              <w:rPr>
                <w:sz w:val="28"/>
                <w:szCs w:val="28"/>
              </w:rPr>
            </w:pPr>
          </w:p>
        </w:tc>
        <w:tc>
          <w:tcPr>
            <w:tcW w:w="3257" w:type="dxa"/>
          </w:tcPr>
          <w:p w14:paraId="7B9184FB" w14:textId="77777777" w:rsidR="007D512B" w:rsidRDefault="00000000">
            <w:pPr>
              <w:jc w:val="both"/>
              <w:rPr>
                <w:sz w:val="28"/>
                <w:szCs w:val="28"/>
              </w:rPr>
            </w:pPr>
            <w:r>
              <w:rPr>
                <w:sz w:val="28"/>
                <w:szCs w:val="28"/>
              </w:rPr>
              <w:t>I like the killstreaks</w:t>
            </w:r>
          </w:p>
        </w:tc>
        <w:tc>
          <w:tcPr>
            <w:tcW w:w="3257" w:type="dxa"/>
          </w:tcPr>
          <w:p w14:paraId="18A78686" w14:textId="77777777" w:rsidR="007D512B" w:rsidRDefault="00000000">
            <w:pPr>
              <w:jc w:val="both"/>
              <w:rPr>
                <w:sz w:val="28"/>
                <w:szCs w:val="28"/>
              </w:rPr>
            </w:pPr>
            <w:r>
              <w:rPr>
                <w:sz w:val="28"/>
                <w:szCs w:val="28"/>
              </w:rPr>
              <w:t>Người nói thích tính năng killstreak trong một trò chơi. Từ like thể hiện sự thích thú của họ</w:t>
            </w:r>
          </w:p>
        </w:tc>
      </w:tr>
      <w:tr w:rsidR="007D512B" w14:paraId="1B6EDEBF" w14:textId="77777777">
        <w:tc>
          <w:tcPr>
            <w:tcW w:w="3257" w:type="dxa"/>
            <w:vMerge/>
          </w:tcPr>
          <w:p w14:paraId="59BC9033" w14:textId="77777777" w:rsidR="007D512B" w:rsidRDefault="007D512B">
            <w:pPr>
              <w:jc w:val="both"/>
              <w:rPr>
                <w:sz w:val="28"/>
                <w:szCs w:val="28"/>
              </w:rPr>
            </w:pPr>
          </w:p>
        </w:tc>
        <w:tc>
          <w:tcPr>
            <w:tcW w:w="3257" w:type="dxa"/>
          </w:tcPr>
          <w:p w14:paraId="31F4D111" w14:textId="77777777" w:rsidR="007D512B" w:rsidRDefault="00000000">
            <w:pPr>
              <w:jc w:val="both"/>
              <w:rPr>
                <w:sz w:val="28"/>
                <w:szCs w:val="28"/>
              </w:rPr>
            </w:pPr>
            <w:r>
              <w:rPr>
                <w:sz w:val="28"/>
                <w:szCs w:val="28"/>
              </w:rPr>
              <w:t xml:space="preserve">I love @Rainbow6Game so much </w:t>
            </w:r>
            <w:r>
              <w:rPr>
                <w:rFonts w:ascii="Segoe UI Emoji" w:hAnsi="Segoe UI Emoji" w:cs="Segoe UI Emoji"/>
                <w:sz w:val="28"/>
                <w:szCs w:val="28"/>
              </w:rPr>
              <w:t>💙</w:t>
            </w:r>
          </w:p>
        </w:tc>
        <w:tc>
          <w:tcPr>
            <w:tcW w:w="3257" w:type="dxa"/>
          </w:tcPr>
          <w:p w14:paraId="1805392B" w14:textId="77777777" w:rsidR="007D512B" w:rsidRDefault="00000000">
            <w:pPr>
              <w:jc w:val="both"/>
              <w:rPr>
                <w:sz w:val="28"/>
                <w:szCs w:val="28"/>
              </w:rPr>
            </w:pPr>
            <w:r>
              <w:rPr>
                <w:sz w:val="28"/>
                <w:szCs w:val="28"/>
              </w:rPr>
              <w:t>Người nói yêu thích trò chơi Rainbow Six: Siege rất nhiều.</w:t>
            </w:r>
          </w:p>
        </w:tc>
      </w:tr>
      <w:tr w:rsidR="007D512B" w14:paraId="622894FC" w14:textId="77777777">
        <w:tc>
          <w:tcPr>
            <w:tcW w:w="3257" w:type="dxa"/>
            <w:vMerge/>
          </w:tcPr>
          <w:p w14:paraId="0763FABD" w14:textId="77777777" w:rsidR="007D512B" w:rsidRDefault="007D512B">
            <w:pPr>
              <w:jc w:val="both"/>
              <w:rPr>
                <w:sz w:val="28"/>
                <w:szCs w:val="28"/>
              </w:rPr>
            </w:pPr>
          </w:p>
        </w:tc>
        <w:tc>
          <w:tcPr>
            <w:tcW w:w="3257" w:type="dxa"/>
          </w:tcPr>
          <w:p w14:paraId="2196E4BA" w14:textId="77777777" w:rsidR="007D512B" w:rsidRDefault="00000000">
            <w:pPr>
              <w:jc w:val="both"/>
              <w:rPr>
                <w:sz w:val="28"/>
                <w:szCs w:val="28"/>
              </w:rPr>
            </w:pPr>
            <w:r>
              <w:rPr>
                <w:sz w:val="28"/>
                <w:szCs w:val="28"/>
              </w:rPr>
              <w:t>@satyanadella @Microsoft thanks for celebrating #Diversity. We need positive energy these days.</w:t>
            </w:r>
          </w:p>
        </w:tc>
        <w:tc>
          <w:tcPr>
            <w:tcW w:w="3257" w:type="dxa"/>
          </w:tcPr>
          <w:p w14:paraId="34D172A9" w14:textId="77777777" w:rsidR="007D512B" w:rsidRDefault="00000000">
            <w:pPr>
              <w:jc w:val="both"/>
              <w:rPr>
                <w:sz w:val="28"/>
                <w:szCs w:val="28"/>
              </w:rPr>
            </w:pPr>
            <w:r>
              <w:rPr>
                <w:sz w:val="28"/>
                <w:szCs w:val="28"/>
              </w:rPr>
              <w:t>Bày tỏ lòng biết ơn đối với việc ủng hộ đa dạng và mong muốn có thêm năng lượng tích cực.</w:t>
            </w:r>
          </w:p>
        </w:tc>
      </w:tr>
      <w:tr w:rsidR="007D512B" w14:paraId="16D1F01A" w14:textId="77777777">
        <w:tc>
          <w:tcPr>
            <w:tcW w:w="3257" w:type="dxa"/>
            <w:vMerge/>
          </w:tcPr>
          <w:p w14:paraId="49E86E59" w14:textId="77777777" w:rsidR="007D512B" w:rsidRDefault="007D512B">
            <w:pPr>
              <w:jc w:val="both"/>
              <w:rPr>
                <w:sz w:val="28"/>
                <w:szCs w:val="28"/>
              </w:rPr>
            </w:pPr>
          </w:p>
        </w:tc>
        <w:tc>
          <w:tcPr>
            <w:tcW w:w="3257" w:type="dxa"/>
          </w:tcPr>
          <w:p w14:paraId="74DE2E43" w14:textId="77777777" w:rsidR="007D512B" w:rsidRDefault="00000000">
            <w:pPr>
              <w:tabs>
                <w:tab w:val="left" w:pos="1992"/>
              </w:tabs>
              <w:jc w:val="both"/>
              <w:rPr>
                <w:sz w:val="28"/>
                <w:szCs w:val="28"/>
              </w:rPr>
            </w:pPr>
            <w:r>
              <w:rPr>
                <w:sz w:val="28"/>
                <w:szCs w:val="28"/>
              </w:rPr>
              <w:t xml:space="preserve">this is the absolute FUNNIEST interaction I’ve ever seen on League of Legends </w:t>
            </w:r>
          </w:p>
          <w:p w14:paraId="0AA1A9B1" w14:textId="77777777" w:rsidR="007D512B" w:rsidRDefault="00000000">
            <w:pPr>
              <w:tabs>
                <w:tab w:val="left" w:pos="1992"/>
              </w:tabs>
              <w:jc w:val="both"/>
              <w:rPr>
                <w:sz w:val="28"/>
                <w:szCs w:val="28"/>
              </w:rPr>
            </w:pPr>
            <w:r>
              <w:rPr>
                <w:sz w:val="28"/>
                <w:szCs w:val="28"/>
              </w:rPr>
              <w:t>pic.twitter.com/NsWyuMdVrX</w:t>
            </w:r>
          </w:p>
        </w:tc>
        <w:tc>
          <w:tcPr>
            <w:tcW w:w="3257" w:type="dxa"/>
          </w:tcPr>
          <w:p w14:paraId="76F7ADC2" w14:textId="77777777" w:rsidR="007D512B" w:rsidRDefault="00000000">
            <w:pPr>
              <w:jc w:val="both"/>
              <w:rPr>
                <w:sz w:val="28"/>
                <w:szCs w:val="28"/>
              </w:rPr>
            </w:pPr>
            <w:r>
              <w:rPr>
                <w:sz w:val="28"/>
                <w:szCs w:val="28"/>
              </w:rPr>
              <w:t>Từ funniest thể hiện sự vui vẻ nhất trong ngữ cảnh là chưa từng thấy trong League of Legends</w:t>
            </w:r>
          </w:p>
        </w:tc>
      </w:tr>
      <w:tr w:rsidR="007D512B" w14:paraId="61F2FCED" w14:textId="77777777">
        <w:tc>
          <w:tcPr>
            <w:tcW w:w="3257" w:type="dxa"/>
            <w:vMerge/>
          </w:tcPr>
          <w:p w14:paraId="0EF4DC68" w14:textId="77777777" w:rsidR="007D512B" w:rsidRDefault="007D512B">
            <w:pPr>
              <w:jc w:val="both"/>
              <w:rPr>
                <w:sz w:val="28"/>
                <w:szCs w:val="28"/>
              </w:rPr>
            </w:pPr>
          </w:p>
        </w:tc>
        <w:tc>
          <w:tcPr>
            <w:tcW w:w="3257" w:type="dxa"/>
          </w:tcPr>
          <w:p w14:paraId="62B835C8" w14:textId="77777777" w:rsidR="007D512B" w:rsidRDefault="00000000">
            <w:pPr>
              <w:jc w:val="both"/>
              <w:rPr>
                <w:sz w:val="28"/>
                <w:szCs w:val="28"/>
              </w:rPr>
            </w:pPr>
            <w:r>
              <w:rPr>
                <w:sz w:val="28"/>
                <w:szCs w:val="28"/>
              </w:rPr>
              <w:t>This looks kinda clean!</w:t>
            </w:r>
          </w:p>
        </w:tc>
        <w:tc>
          <w:tcPr>
            <w:tcW w:w="3257" w:type="dxa"/>
          </w:tcPr>
          <w:p w14:paraId="4FF415BE" w14:textId="77777777" w:rsidR="007D512B" w:rsidRDefault="00000000">
            <w:pPr>
              <w:jc w:val="both"/>
              <w:rPr>
                <w:sz w:val="28"/>
                <w:szCs w:val="28"/>
              </w:rPr>
            </w:pPr>
            <w:r>
              <w:rPr>
                <w:sz w:val="28"/>
                <w:szCs w:val="28"/>
              </w:rPr>
              <w:t xml:space="preserve">Bày tỏ ấn tượng tích cực về điều gì đó </w:t>
            </w:r>
          </w:p>
        </w:tc>
      </w:tr>
      <w:tr w:rsidR="007D512B" w14:paraId="1BF11CD9" w14:textId="77777777">
        <w:tc>
          <w:tcPr>
            <w:tcW w:w="3257" w:type="dxa"/>
            <w:vMerge/>
          </w:tcPr>
          <w:p w14:paraId="41DE074F" w14:textId="77777777" w:rsidR="007D512B" w:rsidRDefault="007D512B">
            <w:pPr>
              <w:jc w:val="both"/>
              <w:rPr>
                <w:sz w:val="28"/>
                <w:szCs w:val="28"/>
              </w:rPr>
            </w:pPr>
          </w:p>
        </w:tc>
        <w:tc>
          <w:tcPr>
            <w:tcW w:w="3257" w:type="dxa"/>
          </w:tcPr>
          <w:p w14:paraId="7DCB3B29" w14:textId="77777777" w:rsidR="007D512B" w:rsidRDefault="00000000">
            <w:pPr>
              <w:jc w:val="both"/>
              <w:rPr>
                <w:sz w:val="28"/>
                <w:szCs w:val="28"/>
              </w:rPr>
            </w:pPr>
            <w:r>
              <w:rPr>
                <w:sz w:val="28"/>
                <w:szCs w:val="28"/>
              </w:rPr>
              <w:t>Great job guys @Peter_shirley and @withyounotsmwhr</w:t>
            </w:r>
          </w:p>
        </w:tc>
        <w:tc>
          <w:tcPr>
            <w:tcW w:w="3257" w:type="dxa"/>
          </w:tcPr>
          <w:p w14:paraId="78A98F73" w14:textId="77777777" w:rsidR="007D512B" w:rsidRDefault="00000000">
            <w:pPr>
              <w:jc w:val="both"/>
              <w:rPr>
                <w:sz w:val="28"/>
                <w:szCs w:val="28"/>
              </w:rPr>
            </w:pPr>
            <w:r>
              <w:rPr>
                <w:sz w:val="28"/>
                <w:szCs w:val="28"/>
              </w:rPr>
              <w:t>Bày tỏ sự đánh giá tích cực đối với công việc của Peter Shirley và người khác được đề cập.</w:t>
            </w:r>
          </w:p>
        </w:tc>
      </w:tr>
      <w:tr w:rsidR="007D512B" w14:paraId="1E435F86" w14:textId="77777777">
        <w:tc>
          <w:tcPr>
            <w:tcW w:w="3257" w:type="dxa"/>
            <w:vMerge/>
          </w:tcPr>
          <w:p w14:paraId="0BEC843B" w14:textId="77777777" w:rsidR="007D512B" w:rsidRDefault="007D512B">
            <w:pPr>
              <w:jc w:val="both"/>
              <w:rPr>
                <w:sz w:val="28"/>
                <w:szCs w:val="28"/>
              </w:rPr>
            </w:pPr>
          </w:p>
        </w:tc>
        <w:tc>
          <w:tcPr>
            <w:tcW w:w="3257" w:type="dxa"/>
          </w:tcPr>
          <w:p w14:paraId="0B998548" w14:textId="77777777" w:rsidR="007D512B" w:rsidRDefault="00000000">
            <w:pPr>
              <w:jc w:val="center"/>
              <w:rPr>
                <w:sz w:val="28"/>
                <w:szCs w:val="28"/>
              </w:rPr>
            </w:pPr>
            <w:r>
              <w:rPr>
                <w:sz w:val="28"/>
                <w:szCs w:val="28"/>
              </w:rPr>
              <w:t xml:space="preserve">Interesting... (for real, this is </w:t>
            </w:r>
            <w:proofErr w:type="gramStart"/>
            <w:r>
              <w:rPr>
                <w:sz w:val="28"/>
                <w:szCs w:val="28"/>
              </w:rPr>
              <w:t>really awesome</w:t>
            </w:r>
            <w:proofErr w:type="gramEnd"/>
            <w:r>
              <w:rPr>
                <w:sz w:val="28"/>
                <w:szCs w:val="28"/>
              </w:rPr>
              <w:t xml:space="preserve"> looking!)</w:t>
            </w:r>
          </w:p>
        </w:tc>
        <w:tc>
          <w:tcPr>
            <w:tcW w:w="3257" w:type="dxa"/>
          </w:tcPr>
          <w:p w14:paraId="1B9AD754" w14:textId="77777777" w:rsidR="007D512B" w:rsidRDefault="00000000">
            <w:pPr>
              <w:jc w:val="both"/>
              <w:rPr>
                <w:sz w:val="28"/>
                <w:szCs w:val="28"/>
              </w:rPr>
            </w:pPr>
            <w:r>
              <w:rPr>
                <w:sz w:val="28"/>
                <w:szCs w:val="28"/>
              </w:rPr>
              <w:t>Diễn đạt sự kinh ngạc và hứng thú tích cực về điều gì đó có vẻ rất ấn tượng.</w:t>
            </w:r>
          </w:p>
        </w:tc>
      </w:tr>
      <w:tr w:rsidR="007D512B" w14:paraId="7DDE8A20" w14:textId="77777777">
        <w:tc>
          <w:tcPr>
            <w:tcW w:w="3257" w:type="dxa"/>
            <w:vMerge/>
          </w:tcPr>
          <w:p w14:paraId="19B45F64" w14:textId="77777777" w:rsidR="007D512B" w:rsidRDefault="007D512B">
            <w:pPr>
              <w:jc w:val="both"/>
              <w:rPr>
                <w:sz w:val="28"/>
                <w:szCs w:val="28"/>
              </w:rPr>
            </w:pPr>
          </w:p>
        </w:tc>
        <w:tc>
          <w:tcPr>
            <w:tcW w:w="3257" w:type="dxa"/>
          </w:tcPr>
          <w:p w14:paraId="37BC2C49" w14:textId="77777777" w:rsidR="007D512B" w:rsidRDefault="00000000">
            <w:pPr>
              <w:jc w:val="both"/>
              <w:rPr>
                <w:sz w:val="28"/>
                <w:szCs w:val="28"/>
              </w:rPr>
            </w:pPr>
            <w:r>
              <w:rPr>
                <w:sz w:val="28"/>
                <w:szCs w:val="28"/>
              </w:rPr>
              <w:t>Happy to be back doing what I love :))</w:t>
            </w:r>
          </w:p>
        </w:tc>
        <w:tc>
          <w:tcPr>
            <w:tcW w:w="3257" w:type="dxa"/>
          </w:tcPr>
          <w:p w14:paraId="48FBC5C2" w14:textId="77777777" w:rsidR="007D512B" w:rsidRDefault="00000000">
            <w:pPr>
              <w:jc w:val="both"/>
              <w:rPr>
                <w:sz w:val="28"/>
                <w:szCs w:val="28"/>
              </w:rPr>
            </w:pPr>
            <w:r>
              <w:rPr>
                <w:sz w:val="28"/>
                <w:szCs w:val="28"/>
              </w:rPr>
              <w:t>Hạnh phúc khi quay lại làm những gì mình yêu thích.</w:t>
            </w:r>
          </w:p>
        </w:tc>
      </w:tr>
      <w:tr w:rsidR="007D512B" w14:paraId="2DBA7AD1" w14:textId="77777777">
        <w:tc>
          <w:tcPr>
            <w:tcW w:w="3257" w:type="dxa"/>
            <w:vMerge/>
          </w:tcPr>
          <w:p w14:paraId="5D65E7FB" w14:textId="77777777" w:rsidR="007D512B" w:rsidRDefault="007D512B">
            <w:pPr>
              <w:jc w:val="both"/>
              <w:rPr>
                <w:sz w:val="28"/>
                <w:szCs w:val="28"/>
              </w:rPr>
            </w:pPr>
          </w:p>
        </w:tc>
        <w:tc>
          <w:tcPr>
            <w:tcW w:w="3257" w:type="dxa"/>
          </w:tcPr>
          <w:p w14:paraId="298179DA" w14:textId="77777777" w:rsidR="007D512B" w:rsidRDefault="00000000">
            <w:pPr>
              <w:jc w:val="both"/>
              <w:rPr>
                <w:sz w:val="28"/>
                <w:szCs w:val="28"/>
              </w:rPr>
            </w:pPr>
            <w:r>
              <w:rPr>
                <w:sz w:val="28"/>
                <w:szCs w:val="28"/>
              </w:rPr>
              <w:t>This #PlayStation5 pre order is an absolute....</w:t>
            </w:r>
          </w:p>
        </w:tc>
        <w:tc>
          <w:tcPr>
            <w:tcW w:w="3257" w:type="dxa"/>
          </w:tcPr>
          <w:p w14:paraId="672C68B9" w14:textId="77777777" w:rsidR="007D512B" w:rsidRDefault="00000000">
            <w:pPr>
              <w:jc w:val="both"/>
              <w:rPr>
                <w:sz w:val="28"/>
                <w:szCs w:val="28"/>
              </w:rPr>
            </w:pPr>
            <w:r>
              <w:rPr>
                <w:sz w:val="28"/>
                <w:szCs w:val="28"/>
              </w:rPr>
              <w:t>Dự đoán rằng việc đặt hàng trước PlayStation 5 là một sự kiện tuyệt vời.</w:t>
            </w:r>
          </w:p>
        </w:tc>
      </w:tr>
      <w:tr w:rsidR="007D512B" w14:paraId="71FF2BF2" w14:textId="77777777">
        <w:tc>
          <w:tcPr>
            <w:tcW w:w="3257" w:type="dxa"/>
            <w:vMerge/>
          </w:tcPr>
          <w:p w14:paraId="66067632" w14:textId="77777777" w:rsidR="007D512B" w:rsidRDefault="007D512B">
            <w:pPr>
              <w:jc w:val="both"/>
              <w:rPr>
                <w:sz w:val="28"/>
                <w:szCs w:val="28"/>
              </w:rPr>
            </w:pPr>
          </w:p>
        </w:tc>
        <w:tc>
          <w:tcPr>
            <w:tcW w:w="3257" w:type="dxa"/>
          </w:tcPr>
          <w:p w14:paraId="20F146F0" w14:textId="77777777" w:rsidR="007D512B" w:rsidRDefault="00000000">
            <w:pPr>
              <w:jc w:val="both"/>
              <w:rPr>
                <w:sz w:val="28"/>
                <w:szCs w:val="28"/>
              </w:rPr>
            </w:pPr>
            <w:r>
              <w:rPr>
                <w:sz w:val="28"/>
                <w:szCs w:val="28"/>
              </w:rPr>
              <w:t>Nothing like getting two leavers in the game that would have promoted you. I love league of legends</w:t>
            </w:r>
            <w:r>
              <w:rPr>
                <w:rFonts w:ascii="Segoe UI Emoji" w:hAnsi="Segoe UI Emoji" w:cs="Segoe UI Emoji"/>
                <w:sz w:val="28"/>
                <w:szCs w:val="28"/>
              </w:rPr>
              <w:t>👍👍👍👍👍🤡</w:t>
            </w:r>
          </w:p>
        </w:tc>
        <w:tc>
          <w:tcPr>
            <w:tcW w:w="3257" w:type="dxa"/>
          </w:tcPr>
          <w:p w14:paraId="633B38CE" w14:textId="77777777" w:rsidR="007D512B" w:rsidRDefault="00000000">
            <w:pPr>
              <w:jc w:val="both"/>
              <w:rPr>
                <w:sz w:val="28"/>
                <w:szCs w:val="28"/>
              </w:rPr>
            </w:pPr>
            <w:r>
              <w:rPr>
                <w:sz w:val="28"/>
                <w:szCs w:val="28"/>
              </w:rPr>
              <w:t>Mặc dù có điều gì đó không như mong đợi trong trò chơi League of Legends, nhưng vẫn diễn đạt sự yêu thích và tích cực với trò chơi.</w:t>
            </w:r>
          </w:p>
        </w:tc>
      </w:tr>
      <w:tr w:rsidR="007D512B" w14:paraId="3EA59508" w14:textId="77777777">
        <w:tc>
          <w:tcPr>
            <w:tcW w:w="3257" w:type="dxa"/>
            <w:vMerge/>
          </w:tcPr>
          <w:p w14:paraId="6545DF71" w14:textId="77777777" w:rsidR="007D512B" w:rsidRDefault="007D512B">
            <w:pPr>
              <w:jc w:val="both"/>
              <w:rPr>
                <w:sz w:val="28"/>
                <w:szCs w:val="28"/>
              </w:rPr>
            </w:pPr>
          </w:p>
        </w:tc>
        <w:tc>
          <w:tcPr>
            <w:tcW w:w="3257" w:type="dxa"/>
          </w:tcPr>
          <w:p w14:paraId="4499EE0F" w14:textId="77777777" w:rsidR="007D512B" w:rsidRDefault="00000000">
            <w:pPr>
              <w:jc w:val="both"/>
              <w:rPr>
                <w:sz w:val="28"/>
                <w:szCs w:val="28"/>
              </w:rPr>
            </w:pPr>
            <w:r>
              <w:rPr>
                <w:sz w:val="28"/>
                <w:szCs w:val="28"/>
              </w:rPr>
              <w:t xml:space="preserve">the chopper shot is stunning </w:t>
            </w:r>
            <w:r>
              <w:rPr>
                <w:rFonts w:ascii="Segoe UI Emoji" w:hAnsi="Segoe UI Emoji" w:cs="Segoe UI Emoji"/>
                <w:sz w:val="28"/>
                <w:szCs w:val="28"/>
              </w:rPr>
              <w:t>🔥</w:t>
            </w:r>
          </w:p>
        </w:tc>
        <w:tc>
          <w:tcPr>
            <w:tcW w:w="3257" w:type="dxa"/>
          </w:tcPr>
          <w:p w14:paraId="604E8087" w14:textId="77777777" w:rsidR="007D512B" w:rsidRDefault="00000000">
            <w:pPr>
              <w:jc w:val="center"/>
              <w:rPr>
                <w:sz w:val="28"/>
                <w:szCs w:val="28"/>
              </w:rPr>
            </w:pPr>
            <w:r>
              <w:rPr>
                <w:sz w:val="28"/>
                <w:szCs w:val="28"/>
              </w:rPr>
              <w:t>Diễn đạt sự ấn tượng với cảnh quay của máy bay trực thăng.</w:t>
            </w:r>
          </w:p>
        </w:tc>
      </w:tr>
      <w:tr w:rsidR="007D512B" w14:paraId="2EEE57D1" w14:textId="77777777">
        <w:tc>
          <w:tcPr>
            <w:tcW w:w="3257" w:type="dxa"/>
            <w:vMerge/>
          </w:tcPr>
          <w:p w14:paraId="71533383" w14:textId="77777777" w:rsidR="007D512B" w:rsidRDefault="007D512B">
            <w:pPr>
              <w:jc w:val="both"/>
              <w:rPr>
                <w:sz w:val="28"/>
                <w:szCs w:val="28"/>
              </w:rPr>
            </w:pPr>
          </w:p>
        </w:tc>
        <w:tc>
          <w:tcPr>
            <w:tcW w:w="3257" w:type="dxa"/>
          </w:tcPr>
          <w:p w14:paraId="1FEC201A" w14:textId="77777777" w:rsidR="007D512B" w:rsidRDefault="00000000">
            <w:pPr>
              <w:jc w:val="both"/>
              <w:rPr>
                <w:sz w:val="28"/>
                <w:szCs w:val="28"/>
              </w:rPr>
            </w:pPr>
            <w:r>
              <w:rPr>
                <w:sz w:val="28"/>
                <w:szCs w:val="28"/>
              </w:rPr>
              <w:t xml:space="preserve">Hella excited for tonight, as always! </w:t>
            </w:r>
            <w:r>
              <w:rPr>
                <w:rFonts w:ascii="Segoe UI Emoji" w:hAnsi="Segoe UI Emoji" w:cs="Segoe UI Emoji"/>
                <w:sz w:val="28"/>
                <w:szCs w:val="28"/>
              </w:rPr>
              <w:t>👀</w:t>
            </w:r>
          </w:p>
        </w:tc>
        <w:tc>
          <w:tcPr>
            <w:tcW w:w="3257" w:type="dxa"/>
          </w:tcPr>
          <w:p w14:paraId="4098547F" w14:textId="77777777" w:rsidR="007D512B" w:rsidRDefault="00000000">
            <w:pPr>
              <w:jc w:val="both"/>
              <w:rPr>
                <w:sz w:val="28"/>
                <w:szCs w:val="28"/>
              </w:rPr>
            </w:pPr>
            <w:r>
              <w:rPr>
                <w:sz w:val="28"/>
                <w:szCs w:val="28"/>
              </w:rPr>
              <w:t xml:space="preserve">Hào hứng cho đêm nay như mọi khi. Từ tích cực ở đây là excited </w:t>
            </w:r>
          </w:p>
        </w:tc>
      </w:tr>
      <w:tr w:rsidR="007D512B" w14:paraId="237E2510" w14:textId="77777777">
        <w:tc>
          <w:tcPr>
            <w:tcW w:w="3257" w:type="dxa"/>
            <w:vMerge/>
          </w:tcPr>
          <w:p w14:paraId="08ABB1F0" w14:textId="77777777" w:rsidR="007D512B" w:rsidRDefault="007D512B">
            <w:pPr>
              <w:jc w:val="both"/>
              <w:rPr>
                <w:sz w:val="28"/>
                <w:szCs w:val="28"/>
              </w:rPr>
            </w:pPr>
          </w:p>
        </w:tc>
        <w:tc>
          <w:tcPr>
            <w:tcW w:w="3257" w:type="dxa"/>
          </w:tcPr>
          <w:p w14:paraId="3DD602D4" w14:textId="77777777" w:rsidR="007D512B" w:rsidRDefault="00000000">
            <w:pPr>
              <w:jc w:val="both"/>
              <w:rPr>
                <w:sz w:val="28"/>
                <w:szCs w:val="28"/>
              </w:rPr>
            </w:pPr>
            <w:r>
              <w:rPr>
                <w:sz w:val="28"/>
                <w:szCs w:val="28"/>
              </w:rPr>
              <w:t xml:space="preserve">Good fucking day today happy to be back more GTA RP tmr </w:t>
            </w:r>
            <w:r>
              <w:rPr>
                <w:rFonts w:ascii="Segoe UI Emoji" w:hAnsi="Segoe UI Emoji" w:cs="Segoe UI Emoji"/>
                <w:sz w:val="28"/>
                <w:szCs w:val="28"/>
              </w:rPr>
              <w:t>👊</w:t>
            </w:r>
            <w:r>
              <w:rPr>
                <w:sz w:val="28"/>
                <w:szCs w:val="28"/>
              </w:rPr>
              <w:t>♥️</w:t>
            </w:r>
          </w:p>
        </w:tc>
        <w:tc>
          <w:tcPr>
            <w:tcW w:w="3257" w:type="dxa"/>
          </w:tcPr>
          <w:p w14:paraId="56375329" w14:textId="77777777" w:rsidR="007D512B" w:rsidRDefault="00000000">
            <w:pPr>
              <w:jc w:val="both"/>
              <w:rPr>
                <w:sz w:val="28"/>
                <w:szCs w:val="28"/>
              </w:rPr>
            </w:pPr>
            <w:r>
              <w:rPr>
                <w:sz w:val="28"/>
                <w:szCs w:val="28"/>
              </w:rPr>
              <w:t>Từ today happy mô tả rảng hôm nay là 1 ngày tuyệt vời</w:t>
            </w:r>
          </w:p>
        </w:tc>
      </w:tr>
      <w:tr w:rsidR="007D512B" w14:paraId="55582EDC" w14:textId="77777777">
        <w:tc>
          <w:tcPr>
            <w:tcW w:w="3257" w:type="dxa"/>
            <w:vMerge/>
          </w:tcPr>
          <w:p w14:paraId="39609022" w14:textId="77777777" w:rsidR="007D512B" w:rsidRDefault="007D512B">
            <w:pPr>
              <w:jc w:val="both"/>
              <w:rPr>
                <w:sz w:val="28"/>
                <w:szCs w:val="28"/>
              </w:rPr>
            </w:pPr>
          </w:p>
        </w:tc>
        <w:tc>
          <w:tcPr>
            <w:tcW w:w="3257" w:type="dxa"/>
          </w:tcPr>
          <w:p w14:paraId="48864078" w14:textId="77777777" w:rsidR="007D512B" w:rsidRDefault="00000000">
            <w:pPr>
              <w:jc w:val="center"/>
              <w:rPr>
                <w:sz w:val="28"/>
                <w:szCs w:val="28"/>
              </w:rPr>
            </w:pPr>
            <w:r>
              <w:rPr>
                <w:sz w:val="28"/>
                <w:szCs w:val="28"/>
              </w:rPr>
              <w:t>Good to know</w:t>
            </w:r>
            <w:r>
              <w:rPr>
                <w:rFonts w:ascii="Segoe UI Emoji" w:hAnsi="Segoe UI Emoji" w:cs="Segoe UI Emoji"/>
                <w:sz w:val="28"/>
                <w:szCs w:val="28"/>
              </w:rPr>
              <w:t>👇</w:t>
            </w:r>
          </w:p>
        </w:tc>
        <w:tc>
          <w:tcPr>
            <w:tcW w:w="3257" w:type="dxa"/>
          </w:tcPr>
          <w:p w14:paraId="61640672" w14:textId="77777777" w:rsidR="007D512B" w:rsidRDefault="00000000">
            <w:pPr>
              <w:jc w:val="both"/>
              <w:rPr>
                <w:sz w:val="28"/>
                <w:szCs w:val="28"/>
              </w:rPr>
            </w:pPr>
            <w:r>
              <w:rPr>
                <w:sz w:val="28"/>
                <w:szCs w:val="28"/>
              </w:rPr>
              <w:t>Biểu thị sự hài lòng và khẳng định tích cực về thông tin đã được chia sẻ.</w:t>
            </w:r>
          </w:p>
        </w:tc>
      </w:tr>
      <w:tr w:rsidR="007D512B" w14:paraId="374F0B7B" w14:textId="77777777">
        <w:tc>
          <w:tcPr>
            <w:tcW w:w="3257" w:type="dxa"/>
            <w:vMerge w:val="restart"/>
          </w:tcPr>
          <w:p w14:paraId="330A99E5" w14:textId="77777777" w:rsidR="007D512B" w:rsidRDefault="00000000">
            <w:pPr>
              <w:jc w:val="both"/>
              <w:rPr>
                <w:sz w:val="28"/>
                <w:szCs w:val="28"/>
              </w:rPr>
            </w:pPr>
            <w:r>
              <w:rPr>
                <w:sz w:val="28"/>
                <w:szCs w:val="28"/>
              </w:rPr>
              <w:t>Negative</w:t>
            </w:r>
          </w:p>
        </w:tc>
        <w:tc>
          <w:tcPr>
            <w:tcW w:w="3257" w:type="dxa"/>
          </w:tcPr>
          <w:p w14:paraId="38BEB637" w14:textId="77777777" w:rsidR="007D512B" w:rsidRDefault="00000000">
            <w:pPr>
              <w:jc w:val="both"/>
              <w:rPr>
                <w:sz w:val="28"/>
                <w:szCs w:val="28"/>
              </w:rPr>
            </w:pPr>
            <w:r>
              <w:rPr>
                <w:sz w:val="28"/>
                <w:szCs w:val="28"/>
              </w:rPr>
              <w:t>Damn</w:t>
            </w:r>
          </w:p>
        </w:tc>
        <w:tc>
          <w:tcPr>
            <w:tcW w:w="3257" w:type="dxa"/>
          </w:tcPr>
          <w:p w14:paraId="07613586" w14:textId="77777777" w:rsidR="007D512B" w:rsidRDefault="00000000">
            <w:pPr>
              <w:tabs>
                <w:tab w:val="left" w:pos="907"/>
              </w:tabs>
              <w:jc w:val="both"/>
              <w:rPr>
                <w:sz w:val="28"/>
                <w:szCs w:val="28"/>
              </w:rPr>
            </w:pPr>
            <w:r>
              <w:rPr>
                <w:sz w:val="28"/>
                <w:szCs w:val="28"/>
              </w:rPr>
              <w:t>Từ này thường được dùng để biểu lộ sự ngạc nhiên hoặc bất mãn. Ở đây, nó có thể diễn tả sự bất mãn hoặc sự thất vọng đối với một tình huống nào đó.</w:t>
            </w:r>
          </w:p>
        </w:tc>
      </w:tr>
      <w:tr w:rsidR="007D512B" w14:paraId="5B03F4CB" w14:textId="77777777">
        <w:tc>
          <w:tcPr>
            <w:tcW w:w="3257" w:type="dxa"/>
            <w:vMerge/>
          </w:tcPr>
          <w:p w14:paraId="6E783131" w14:textId="77777777" w:rsidR="007D512B" w:rsidRDefault="007D512B">
            <w:pPr>
              <w:jc w:val="both"/>
              <w:rPr>
                <w:sz w:val="28"/>
                <w:szCs w:val="28"/>
              </w:rPr>
            </w:pPr>
          </w:p>
        </w:tc>
        <w:tc>
          <w:tcPr>
            <w:tcW w:w="3257" w:type="dxa"/>
          </w:tcPr>
          <w:p w14:paraId="140417E5" w14:textId="77777777" w:rsidR="007D512B" w:rsidRDefault="00000000">
            <w:pPr>
              <w:jc w:val="both"/>
              <w:rPr>
                <w:sz w:val="28"/>
                <w:szCs w:val="28"/>
              </w:rPr>
            </w:pPr>
            <w:r>
              <w:rPr>
                <w:sz w:val="28"/>
                <w:szCs w:val="28"/>
              </w:rPr>
              <w:t>Ghost of Tsushima is a better assassins creed game than modern assassins’ creed</w:t>
            </w:r>
          </w:p>
        </w:tc>
        <w:tc>
          <w:tcPr>
            <w:tcW w:w="3257" w:type="dxa"/>
          </w:tcPr>
          <w:p w14:paraId="7C155FAA" w14:textId="77777777" w:rsidR="007D512B" w:rsidRDefault="00000000">
            <w:pPr>
              <w:jc w:val="both"/>
              <w:rPr>
                <w:sz w:val="28"/>
                <w:szCs w:val="28"/>
              </w:rPr>
            </w:pPr>
            <w:r>
              <w:rPr>
                <w:sz w:val="28"/>
                <w:szCs w:val="28"/>
              </w:rPr>
              <w:t>Người viết cho rằng Ghost of Tsushima cung cấp trải nghiệm tốt hơn so với các phiên bản gần đây của Assassin's Creed. Thể hiện sự không hài lòng trước đó</w:t>
            </w:r>
          </w:p>
        </w:tc>
      </w:tr>
      <w:tr w:rsidR="007D512B" w14:paraId="6739BAB7" w14:textId="77777777">
        <w:tc>
          <w:tcPr>
            <w:tcW w:w="3257" w:type="dxa"/>
            <w:vMerge/>
          </w:tcPr>
          <w:p w14:paraId="41D2E949" w14:textId="77777777" w:rsidR="007D512B" w:rsidRDefault="007D512B">
            <w:pPr>
              <w:jc w:val="both"/>
              <w:rPr>
                <w:sz w:val="28"/>
                <w:szCs w:val="28"/>
              </w:rPr>
            </w:pPr>
          </w:p>
        </w:tc>
        <w:tc>
          <w:tcPr>
            <w:tcW w:w="3257" w:type="dxa"/>
          </w:tcPr>
          <w:p w14:paraId="534C71AE" w14:textId="77777777" w:rsidR="007D512B" w:rsidRDefault="00000000">
            <w:pPr>
              <w:jc w:val="both"/>
              <w:rPr>
                <w:sz w:val="28"/>
                <w:szCs w:val="28"/>
              </w:rPr>
            </w:pPr>
            <w:r>
              <w:rPr>
                <w:sz w:val="28"/>
                <w:szCs w:val="28"/>
              </w:rPr>
              <w:t>Nice bug @Rainbow6Game</w:t>
            </w:r>
          </w:p>
        </w:tc>
        <w:tc>
          <w:tcPr>
            <w:tcW w:w="3257" w:type="dxa"/>
          </w:tcPr>
          <w:p w14:paraId="36B20A16" w14:textId="77777777" w:rsidR="007D512B" w:rsidRDefault="00000000">
            <w:pPr>
              <w:jc w:val="both"/>
              <w:rPr>
                <w:sz w:val="28"/>
                <w:szCs w:val="28"/>
              </w:rPr>
            </w:pPr>
            <w:r>
              <w:rPr>
                <w:sz w:val="28"/>
                <w:szCs w:val="28"/>
              </w:rPr>
              <w:t xml:space="preserve">Đây là một lời châm biếm về việc phát hiện ra một lỗi (bug) trong trò chơi Rainbow Six Siege. Bằng </w:t>
            </w:r>
            <w:r>
              <w:rPr>
                <w:sz w:val="28"/>
                <w:szCs w:val="28"/>
              </w:rPr>
              <w:lastRenderedPageBreak/>
              <w:t>cách đề cập đến tag @Rainbow6Game, người viết có thể muốn gửi thông điệp đến nhà phát triển hoặc cộng đồng để chú ý đến vấn đề này.</w:t>
            </w:r>
          </w:p>
        </w:tc>
      </w:tr>
      <w:tr w:rsidR="007D512B" w14:paraId="7B13ED04" w14:textId="77777777">
        <w:tc>
          <w:tcPr>
            <w:tcW w:w="3257" w:type="dxa"/>
            <w:vMerge/>
          </w:tcPr>
          <w:p w14:paraId="2CBCFEAF" w14:textId="77777777" w:rsidR="007D512B" w:rsidRDefault="007D512B">
            <w:pPr>
              <w:jc w:val="both"/>
              <w:rPr>
                <w:sz w:val="28"/>
                <w:szCs w:val="28"/>
              </w:rPr>
            </w:pPr>
          </w:p>
        </w:tc>
        <w:tc>
          <w:tcPr>
            <w:tcW w:w="3257" w:type="dxa"/>
          </w:tcPr>
          <w:p w14:paraId="6983513E" w14:textId="77777777" w:rsidR="007D512B" w:rsidRDefault="00000000">
            <w:pPr>
              <w:tabs>
                <w:tab w:val="left" w:pos="2120"/>
              </w:tabs>
              <w:jc w:val="both"/>
              <w:rPr>
                <w:sz w:val="28"/>
                <w:szCs w:val="28"/>
              </w:rPr>
            </w:pPr>
            <w:r>
              <w:rPr>
                <w:sz w:val="28"/>
                <w:szCs w:val="28"/>
              </w:rPr>
              <w:t>And the US WANTS TO TRUST THIS COMPANY with a VACCINE?</w:t>
            </w:r>
          </w:p>
        </w:tc>
        <w:tc>
          <w:tcPr>
            <w:tcW w:w="3257" w:type="dxa"/>
          </w:tcPr>
          <w:p w14:paraId="6DD0B746" w14:textId="77777777" w:rsidR="007D512B" w:rsidRDefault="00000000">
            <w:pPr>
              <w:jc w:val="both"/>
              <w:rPr>
                <w:sz w:val="28"/>
                <w:szCs w:val="28"/>
              </w:rPr>
            </w:pPr>
            <w:r>
              <w:rPr>
                <w:sz w:val="28"/>
                <w:szCs w:val="28"/>
              </w:rPr>
              <w:t>Đây là một câu hỏi gián tiếp, thể hiện sự lo ngại về khả năng của một công ty</w:t>
            </w:r>
          </w:p>
        </w:tc>
      </w:tr>
      <w:tr w:rsidR="007D512B" w14:paraId="24CF7CA7" w14:textId="77777777">
        <w:tc>
          <w:tcPr>
            <w:tcW w:w="3257" w:type="dxa"/>
            <w:vMerge/>
          </w:tcPr>
          <w:p w14:paraId="4678A492" w14:textId="77777777" w:rsidR="007D512B" w:rsidRDefault="007D512B">
            <w:pPr>
              <w:jc w:val="both"/>
              <w:rPr>
                <w:sz w:val="28"/>
                <w:szCs w:val="28"/>
              </w:rPr>
            </w:pPr>
          </w:p>
        </w:tc>
        <w:tc>
          <w:tcPr>
            <w:tcW w:w="3257" w:type="dxa"/>
          </w:tcPr>
          <w:p w14:paraId="1D4E4118" w14:textId="77777777" w:rsidR="007D512B" w:rsidRDefault="00000000">
            <w:pPr>
              <w:rPr>
                <w:sz w:val="28"/>
                <w:szCs w:val="28"/>
              </w:rPr>
            </w:pPr>
            <w:r>
              <w:rPr>
                <w:sz w:val="28"/>
                <w:szCs w:val="28"/>
              </w:rPr>
              <w:t>@RockstarGames how the hell is gta online STILL this fucking broken???</w:t>
            </w:r>
          </w:p>
        </w:tc>
        <w:tc>
          <w:tcPr>
            <w:tcW w:w="3257" w:type="dxa"/>
          </w:tcPr>
          <w:p w14:paraId="5E23F734" w14:textId="77777777" w:rsidR="007D512B" w:rsidRDefault="00000000">
            <w:pPr>
              <w:jc w:val="both"/>
              <w:rPr>
                <w:sz w:val="28"/>
                <w:szCs w:val="28"/>
              </w:rPr>
            </w:pPr>
            <w:r>
              <w:rPr>
                <w:sz w:val="28"/>
                <w:szCs w:val="28"/>
              </w:rPr>
              <w:t>Người viết bày tỏ sự bất mãn với việc GTA Online vẫn chưa được sửa chữa hoặc cải thiện, có thể từ khi nó vẫn còn tồn tại trong một trạng thái "đứt đoạn" hoặc bị lỗi.</w:t>
            </w:r>
          </w:p>
        </w:tc>
      </w:tr>
      <w:tr w:rsidR="007D512B" w14:paraId="788A6FCC" w14:textId="77777777">
        <w:tc>
          <w:tcPr>
            <w:tcW w:w="3257" w:type="dxa"/>
            <w:vMerge/>
          </w:tcPr>
          <w:p w14:paraId="46EDE8B0" w14:textId="77777777" w:rsidR="007D512B" w:rsidRDefault="007D512B">
            <w:pPr>
              <w:jc w:val="both"/>
              <w:rPr>
                <w:sz w:val="28"/>
                <w:szCs w:val="28"/>
              </w:rPr>
            </w:pPr>
          </w:p>
        </w:tc>
        <w:tc>
          <w:tcPr>
            <w:tcW w:w="3257" w:type="dxa"/>
          </w:tcPr>
          <w:p w14:paraId="30046F7F" w14:textId="77777777" w:rsidR="007D512B" w:rsidRDefault="00000000">
            <w:pPr>
              <w:jc w:val="both"/>
              <w:rPr>
                <w:sz w:val="28"/>
                <w:szCs w:val="28"/>
              </w:rPr>
            </w:pPr>
            <w:r>
              <w:rPr>
                <w:sz w:val="28"/>
                <w:szCs w:val="28"/>
              </w:rPr>
              <w:t xml:space="preserve">and I </w:t>
            </w:r>
            <w:proofErr w:type="gramStart"/>
            <w:r>
              <w:rPr>
                <w:sz w:val="28"/>
                <w:szCs w:val="28"/>
              </w:rPr>
              <w:t>cant</w:t>
            </w:r>
            <w:proofErr w:type="gramEnd"/>
            <w:r>
              <w:rPr>
                <w:sz w:val="28"/>
                <w:szCs w:val="28"/>
              </w:rPr>
              <w:t xml:space="preserve"> even get a lvl 1 battle pass. life is unfair </w:t>
            </w:r>
            <w:r>
              <w:rPr>
                <w:rFonts w:ascii="Segoe UI Emoji" w:hAnsi="Segoe UI Emoji" w:cs="Segoe UI Emoji"/>
                <w:sz w:val="28"/>
                <w:szCs w:val="28"/>
              </w:rPr>
              <w:t>😭</w:t>
            </w:r>
          </w:p>
        </w:tc>
        <w:tc>
          <w:tcPr>
            <w:tcW w:w="3257" w:type="dxa"/>
          </w:tcPr>
          <w:p w14:paraId="35362085" w14:textId="77777777" w:rsidR="007D512B" w:rsidRDefault="00000000">
            <w:pPr>
              <w:jc w:val="both"/>
              <w:rPr>
                <w:sz w:val="28"/>
                <w:szCs w:val="28"/>
              </w:rPr>
            </w:pPr>
            <w:r>
              <w:rPr>
                <w:sz w:val="28"/>
                <w:szCs w:val="28"/>
              </w:rPr>
              <w:t xml:space="preserve">Đây là một lời than phiền về việc không thể mua được battle pass ở mức độ 1 của một tựa game. Sử dụng biểu tượng cảm xúc </w:t>
            </w:r>
            <w:r>
              <w:rPr>
                <w:rFonts w:ascii="Segoe UI Emoji" w:hAnsi="Segoe UI Emoji" w:cs="Segoe UI Emoji"/>
                <w:sz w:val="28"/>
                <w:szCs w:val="28"/>
              </w:rPr>
              <w:t>😭</w:t>
            </w:r>
            <w:r>
              <w:rPr>
                <w:sz w:val="28"/>
                <w:szCs w:val="28"/>
              </w:rPr>
              <w:t xml:space="preserve"> để thể hiện sự tiếc nuối và bất mãn.</w:t>
            </w:r>
          </w:p>
        </w:tc>
      </w:tr>
      <w:tr w:rsidR="007D512B" w14:paraId="36541EDD" w14:textId="77777777">
        <w:tc>
          <w:tcPr>
            <w:tcW w:w="3257" w:type="dxa"/>
            <w:vMerge/>
          </w:tcPr>
          <w:p w14:paraId="71EFCB02" w14:textId="77777777" w:rsidR="007D512B" w:rsidRDefault="007D512B">
            <w:pPr>
              <w:jc w:val="both"/>
              <w:rPr>
                <w:sz w:val="28"/>
                <w:szCs w:val="28"/>
              </w:rPr>
            </w:pPr>
          </w:p>
        </w:tc>
        <w:tc>
          <w:tcPr>
            <w:tcW w:w="3257" w:type="dxa"/>
          </w:tcPr>
          <w:p w14:paraId="174C0D21" w14:textId="77777777" w:rsidR="007D512B" w:rsidRDefault="00000000">
            <w:pPr>
              <w:jc w:val="both"/>
              <w:rPr>
                <w:sz w:val="28"/>
                <w:szCs w:val="28"/>
              </w:rPr>
            </w:pPr>
            <w:r>
              <w:rPr>
                <w:sz w:val="28"/>
                <w:szCs w:val="28"/>
              </w:rPr>
              <w:t>I can't stand your ass OMG!</w:t>
            </w:r>
          </w:p>
        </w:tc>
        <w:tc>
          <w:tcPr>
            <w:tcW w:w="3257" w:type="dxa"/>
          </w:tcPr>
          <w:p w14:paraId="5BA07923" w14:textId="77777777" w:rsidR="007D512B" w:rsidRDefault="00000000">
            <w:pPr>
              <w:jc w:val="both"/>
              <w:rPr>
                <w:sz w:val="28"/>
                <w:szCs w:val="28"/>
              </w:rPr>
            </w:pPr>
            <w:r>
              <w:rPr>
                <w:sz w:val="28"/>
                <w:szCs w:val="28"/>
              </w:rPr>
              <w:t xml:space="preserve">một câu tỏ ra tức giận hoặc khó chịu đối với ai </w:t>
            </w:r>
            <w:r>
              <w:rPr>
                <w:sz w:val="28"/>
                <w:szCs w:val="28"/>
              </w:rPr>
              <w:lastRenderedPageBreak/>
              <w:t>đó hoặc một tình huống cụ thể.</w:t>
            </w:r>
          </w:p>
        </w:tc>
      </w:tr>
      <w:tr w:rsidR="007D512B" w14:paraId="1049D7F2" w14:textId="77777777">
        <w:tc>
          <w:tcPr>
            <w:tcW w:w="3257" w:type="dxa"/>
            <w:vMerge/>
          </w:tcPr>
          <w:p w14:paraId="5430D462" w14:textId="77777777" w:rsidR="007D512B" w:rsidRDefault="007D512B">
            <w:pPr>
              <w:jc w:val="both"/>
              <w:rPr>
                <w:sz w:val="28"/>
                <w:szCs w:val="28"/>
              </w:rPr>
            </w:pPr>
          </w:p>
        </w:tc>
        <w:tc>
          <w:tcPr>
            <w:tcW w:w="3257" w:type="dxa"/>
          </w:tcPr>
          <w:p w14:paraId="7050941B" w14:textId="77777777" w:rsidR="007D512B" w:rsidRDefault="00000000">
            <w:pPr>
              <w:jc w:val="both"/>
              <w:rPr>
                <w:sz w:val="28"/>
                <w:szCs w:val="28"/>
              </w:rPr>
            </w:pPr>
            <w:r>
              <w:rPr>
                <w:sz w:val="28"/>
                <w:szCs w:val="28"/>
              </w:rPr>
              <w:t>@</w:t>
            </w:r>
            <w:proofErr w:type="gramStart"/>
            <w:r>
              <w:rPr>
                <w:sz w:val="28"/>
                <w:szCs w:val="28"/>
              </w:rPr>
              <w:t>PlayApex</w:t>
            </w:r>
            <w:proofErr w:type="gramEnd"/>
            <w:r>
              <w:rPr>
                <w:sz w:val="28"/>
                <w:szCs w:val="28"/>
              </w:rPr>
              <w:t xml:space="preserve"> I have problems to buy the battlepass with the new patch</w:t>
            </w:r>
          </w:p>
        </w:tc>
        <w:tc>
          <w:tcPr>
            <w:tcW w:w="3257" w:type="dxa"/>
          </w:tcPr>
          <w:p w14:paraId="5E4ECE36" w14:textId="77777777" w:rsidR="007D512B" w:rsidRDefault="00000000">
            <w:pPr>
              <w:jc w:val="both"/>
              <w:rPr>
                <w:sz w:val="28"/>
                <w:szCs w:val="28"/>
              </w:rPr>
            </w:pPr>
            <w:r>
              <w:rPr>
                <w:sz w:val="28"/>
                <w:szCs w:val="28"/>
              </w:rPr>
              <w:t>Người viết thông báo rằng họ gặp vấn đề khi mua battle pass trong trò chơi Apex Legends sau khi có bản cập nhật mới.</w:t>
            </w:r>
          </w:p>
        </w:tc>
      </w:tr>
      <w:tr w:rsidR="007D512B" w14:paraId="6F2C2D57" w14:textId="77777777">
        <w:tc>
          <w:tcPr>
            <w:tcW w:w="3257" w:type="dxa"/>
            <w:vMerge/>
          </w:tcPr>
          <w:p w14:paraId="7BEE08B9" w14:textId="77777777" w:rsidR="007D512B" w:rsidRDefault="007D512B">
            <w:pPr>
              <w:jc w:val="both"/>
              <w:rPr>
                <w:sz w:val="28"/>
                <w:szCs w:val="28"/>
              </w:rPr>
            </w:pPr>
          </w:p>
        </w:tc>
        <w:tc>
          <w:tcPr>
            <w:tcW w:w="3257" w:type="dxa"/>
          </w:tcPr>
          <w:p w14:paraId="75D188AE" w14:textId="77777777" w:rsidR="007D512B" w:rsidRDefault="00000000">
            <w:pPr>
              <w:jc w:val="both"/>
              <w:rPr>
                <w:sz w:val="28"/>
                <w:szCs w:val="28"/>
              </w:rPr>
            </w:pPr>
            <w:r>
              <w:rPr>
                <w:sz w:val="28"/>
                <w:szCs w:val="28"/>
              </w:rPr>
              <w:t>Facebook is a hub of fake information.</w:t>
            </w:r>
          </w:p>
        </w:tc>
        <w:tc>
          <w:tcPr>
            <w:tcW w:w="3257" w:type="dxa"/>
          </w:tcPr>
          <w:p w14:paraId="02757593" w14:textId="77777777" w:rsidR="007D512B" w:rsidRDefault="00000000">
            <w:pPr>
              <w:jc w:val="both"/>
              <w:rPr>
                <w:sz w:val="28"/>
                <w:szCs w:val="28"/>
              </w:rPr>
            </w:pPr>
            <w:r>
              <w:rPr>
                <w:sz w:val="28"/>
                <w:szCs w:val="28"/>
              </w:rPr>
              <w:t>một phán đoán tiêu cực về Facebook, cho rằng nó là một nơi chứa đựng thông tin giả mạo và không đáng tin cậy.</w:t>
            </w:r>
          </w:p>
        </w:tc>
      </w:tr>
      <w:tr w:rsidR="007D512B" w14:paraId="5AFCE921" w14:textId="77777777">
        <w:tc>
          <w:tcPr>
            <w:tcW w:w="3257" w:type="dxa"/>
            <w:vMerge/>
          </w:tcPr>
          <w:p w14:paraId="0CD45181" w14:textId="77777777" w:rsidR="007D512B" w:rsidRDefault="007D512B">
            <w:pPr>
              <w:jc w:val="both"/>
              <w:rPr>
                <w:sz w:val="28"/>
                <w:szCs w:val="28"/>
              </w:rPr>
            </w:pPr>
          </w:p>
        </w:tc>
        <w:tc>
          <w:tcPr>
            <w:tcW w:w="3257" w:type="dxa"/>
          </w:tcPr>
          <w:p w14:paraId="484785D3" w14:textId="77777777" w:rsidR="007D512B" w:rsidRDefault="00000000">
            <w:pPr>
              <w:jc w:val="both"/>
              <w:rPr>
                <w:sz w:val="28"/>
                <w:szCs w:val="28"/>
              </w:rPr>
            </w:pPr>
            <w:r>
              <w:rPr>
                <w:sz w:val="28"/>
                <w:szCs w:val="28"/>
              </w:rPr>
              <w:t xml:space="preserve">Pissing people off in FIFA and on twitter </w:t>
            </w:r>
            <w:r>
              <w:rPr>
                <w:rFonts w:ascii="Segoe UI Emoji" w:hAnsi="Segoe UI Emoji" w:cs="Segoe UI Emoji"/>
                <w:sz w:val="28"/>
                <w:szCs w:val="28"/>
              </w:rPr>
              <w:t>😭😭😭</w:t>
            </w:r>
          </w:p>
        </w:tc>
        <w:tc>
          <w:tcPr>
            <w:tcW w:w="3257" w:type="dxa"/>
          </w:tcPr>
          <w:p w14:paraId="7AE5BFD3" w14:textId="77777777" w:rsidR="007D512B" w:rsidRDefault="00000000">
            <w:pPr>
              <w:jc w:val="both"/>
              <w:rPr>
                <w:sz w:val="28"/>
                <w:szCs w:val="28"/>
              </w:rPr>
            </w:pPr>
            <w:r>
              <w:rPr>
                <w:sz w:val="28"/>
                <w:szCs w:val="28"/>
              </w:rPr>
              <w:t xml:space="preserve">Người viết tỏ ra bất mãn với việc làm tức giận người khác trong trò chơi FIFA và trên Twitter, sử dụng biểu tượng cảm xúc </w:t>
            </w:r>
            <w:r>
              <w:rPr>
                <w:rFonts w:ascii="Segoe UI Emoji" w:hAnsi="Segoe UI Emoji" w:cs="Segoe UI Emoji"/>
                <w:sz w:val="28"/>
                <w:szCs w:val="28"/>
              </w:rPr>
              <w:t>😭</w:t>
            </w:r>
            <w:r>
              <w:rPr>
                <w:sz w:val="28"/>
                <w:szCs w:val="28"/>
              </w:rPr>
              <w:t xml:space="preserve"> để thể hiện sự tiếc nuối và bất mãn.</w:t>
            </w:r>
          </w:p>
        </w:tc>
      </w:tr>
      <w:tr w:rsidR="007D512B" w14:paraId="5D789FEC" w14:textId="77777777">
        <w:tc>
          <w:tcPr>
            <w:tcW w:w="3257" w:type="dxa"/>
            <w:vMerge/>
          </w:tcPr>
          <w:p w14:paraId="33886AFC" w14:textId="77777777" w:rsidR="007D512B" w:rsidRDefault="007D512B">
            <w:pPr>
              <w:jc w:val="both"/>
              <w:rPr>
                <w:sz w:val="28"/>
                <w:szCs w:val="28"/>
              </w:rPr>
            </w:pPr>
          </w:p>
        </w:tc>
        <w:tc>
          <w:tcPr>
            <w:tcW w:w="3257" w:type="dxa"/>
          </w:tcPr>
          <w:p w14:paraId="137D10C7" w14:textId="77777777" w:rsidR="007D512B" w:rsidRDefault="00000000">
            <w:pPr>
              <w:jc w:val="both"/>
              <w:rPr>
                <w:sz w:val="28"/>
                <w:szCs w:val="28"/>
              </w:rPr>
            </w:pPr>
            <w:r>
              <w:rPr>
                <w:sz w:val="28"/>
                <w:szCs w:val="28"/>
              </w:rPr>
              <w:t xml:space="preserve">dead game </w:t>
            </w:r>
            <w:r>
              <w:rPr>
                <w:rFonts w:ascii="Segoe UI Emoji" w:hAnsi="Segoe UI Emoji" w:cs="Segoe UI Emoji"/>
                <w:sz w:val="28"/>
                <w:szCs w:val="28"/>
              </w:rPr>
              <w:t>😔</w:t>
            </w:r>
          </w:p>
        </w:tc>
        <w:tc>
          <w:tcPr>
            <w:tcW w:w="3257" w:type="dxa"/>
          </w:tcPr>
          <w:p w14:paraId="3FF963DB" w14:textId="77777777" w:rsidR="007D512B" w:rsidRDefault="00000000">
            <w:pPr>
              <w:jc w:val="both"/>
              <w:rPr>
                <w:sz w:val="28"/>
                <w:szCs w:val="28"/>
              </w:rPr>
            </w:pPr>
            <w:r>
              <w:rPr>
                <w:sz w:val="28"/>
                <w:szCs w:val="28"/>
              </w:rPr>
              <w:t xml:space="preserve">Biểu thị sự thất vọng khi một trò chơi không còn phát triển hoặc thu hút người chơi như trước. Biểu tượng cảm xúc </w:t>
            </w:r>
            <w:r>
              <w:rPr>
                <w:rFonts w:ascii="Segoe UI Emoji" w:hAnsi="Segoe UI Emoji" w:cs="Segoe UI Emoji"/>
                <w:sz w:val="28"/>
                <w:szCs w:val="28"/>
              </w:rPr>
              <w:t>😔</w:t>
            </w:r>
            <w:r>
              <w:rPr>
                <w:sz w:val="28"/>
                <w:szCs w:val="28"/>
              </w:rPr>
              <w:t xml:space="preserve"> thể hiện sự buồn bã.</w:t>
            </w:r>
          </w:p>
        </w:tc>
      </w:tr>
      <w:tr w:rsidR="007D512B" w14:paraId="2E2C2ACC" w14:textId="77777777">
        <w:tc>
          <w:tcPr>
            <w:tcW w:w="3257" w:type="dxa"/>
            <w:vMerge/>
          </w:tcPr>
          <w:p w14:paraId="779C18FE" w14:textId="77777777" w:rsidR="007D512B" w:rsidRDefault="007D512B">
            <w:pPr>
              <w:jc w:val="both"/>
              <w:rPr>
                <w:sz w:val="28"/>
                <w:szCs w:val="28"/>
              </w:rPr>
            </w:pPr>
          </w:p>
        </w:tc>
        <w:tc>
          <w:tcPr>
            <w:tcW w:w="3257" w:type="dxa"/>
          </w:tcPr>
          <w:p w14:paraId="3A77B692" w14:textId="77777777" w:rsidR="007D512B" w:rsidRDefault="00000000">
            <w:pPr>
              <w:jc w:val="both"/>
              <w:rPr>
                <w:sz w:val="28"/>
                <w:szCs w:val="28"/>
              </w:rPr>
            </w:pPr>
            <w:r>
              <w:rPr>
                <w:sz w:val="28"/>
                <w:szCs w:val="28"/>
              </w:rPr>
              <w:t>Delete techies pls fck u @DOTA2</w:t>
            </w:r>
          </w:p>
        </w:tc>
        <w:tc>
          <w:tcPr>
            <w:tcW w:w="3257" w:type="dxa"/>
          </w:tcPr>
          <w:p w14:paraId="1DA3C0E7" w14:textId="77777777" w:rsidR="007D512B" w:rsidRDefault="00000000">
            <w:pPr>
              <w:rPr>
                <w:sz w:val="28"/>
                <w:szCs w:val="28"/>
              </w:rPr>
            </w:pPr>
            <w:r>
              <w:rPr>
                <w:sz w:val="28"/>
                <w:szCs w:val="28"/>
              </w:rPr>
              <w:t>bình luận cay đắng, yêu cầu xóa bỏ Techies, một nhân vật trong Dota 2. Việc gắn thẻ @DOTA2 có thể là để gửi thông điệp tới nhà phát triển hoặc cộng đồng của tựa game.</w:t>
            </w:r>
          </w:p>
        </w:tc>
      </w:tr>
      <w:tr w:rsidR="007D512B" w14:paraId="2B6B573F" w14:textId="77777777">
        <w:tc>
          <w:tcPr>
            <w:tcW w:w="3257" w:type="dxa"/>
            <w:vMerge/>
          </w:tcPr>
          <w:p w14:paraId="6F729585" w14:textId="77777777" w:rsidR="007D512B" w:rsidRDefault="007D512B">
            <w:pPr>
              <w:jc w:val="both"/>
              <w:rPr>
                <w:sz w:val="28"/>
                <w:szCs w:val="28"/>
              </w:rPr>
            </w:pPr>
          </w:p>
        </w:tc>
        <w:tc>
          <w:tcPr>
            <w:tcW w:w="3257" w:type="dxa"/>
          </w:tcPr>
          <w:p w14:paraId="19DEFF1D" w14:textId="77777777" w:rsidR="007D512B" w:rsidRDefault="00000000">
            <w:pPr>
              <w:jc w:val="both"/>
              <w:rPr>
                <w:sz w:val="28"/>
                <w:szCs w:val="28"/>
              </w:rPr>
            </w:pPr>
            <w:r>
              <w:rPr>
                <w:sz w:val="28"/>
                <w:szCs w:val="28"/>
              </w:rPr>
              <w:t>damn just want my 100lp back can’t have shit in league of legends</w:t>
            </w:r>
          </w:p>
        </w:tc>
        <w:tc>
          <w:tcPr>
            <w:tcW w:w="3257" w:type="dxa"/>
          </w:tcPr>
          <w:p w14:paraId="1AEDAF50" w14:textId="77777777" w:rsidR="007D512B" w:rsidRDefault="00000000">
            <w:pPr>
              <w:jc w:val="both"/>
              <w:rPr>
                <w:sz w:val="28"/>
                <w:szCs w:val="28"/>
              </w:rPr>
            </w:pPr>
            <w:r>
              <w:rPr>
                <w:sz w:val="28"/>
                <w:szCs w:val="28"/>
              </w:rPr>
              <w:t>Bày tỏ sự thất vọng vì mất điểm Liên Minh Huyền Thoại (League of Legends). "Can’t have shit" mang ý nghĩa không thể giữ được điều gì đó quan trọng.</w:t>
            </w:r>
          </w:p>
        </w:tc>
      </w:tr>
      <w:tr w:rsidR="007D512B" w14:paraId="30903A7C" w14:textId="77777777">
        <w:tc>
          <w:tcPr>
            <w:tcW w:w="3257" w:type="dxa"/>
            <w:vMerge/>
          </w:tcPr>
          <w:p w14:paraId="4FFED4CB" w14:textId="77777777" w:rsidR="007D512B" w:rsidRDefault="007D512B">
            <w:pPr>
              <w:jc w:val="both"/>
              <w:rPr>
                <w:sz w:val="28"/>
                <w:szCs w:val="28"/>
              </w:rPr>
            </w:pPr>
          </w:p>
        </w:tc>
        <w:tc>
          <w:tcPr>
            <w:tcW w:w="3257" w:type="dxa"/>
          </w:tcPr>
          <w:p w14:paraId="7E363F77" w14:textId="77777777" w:rsidR="007D512B" w:rsidRDefault="00000000">
            <w:pPr>
              <w:jc w:val="both"/>
              <w:rPr>
                <w:sz w:val="28"/>
                <w:szCs w:val="28"/>
              </w:rPr>
            </w:pPr>
            <w:r>
              <w:rPr>
                <w:sz w:val="28"/>
                <w:szCs w:val="28"/>
              </w:rPr>
              <w:t>My experience with ASSASSIN'S CREED: ODYSSEY</w:t>
            </w:r>
          </w:p>
        </w:tc>
        <w:tc>
          <w:tcPr>
            <w:tcW w:w="3257" w:type="dxa"/>
          </w:tcPr>
          <w:p w14:paraId="022DC2A1" w14:textId="77777777" w:rsidR="007D512B" w:rsidRDefault="00000000">
            <w:pPr>
              <w:jc w:val="both"/>
              <w:rPr>
                <w:sz w:val="28"/>
                <w:szCs w:val="28"/>
              </w:rPr>
            </w:pPr>
            <w:r>
              <w:rPr>
                <w:sz w:val="28"/>
                <w:szCs w:val="28"/>
              </w:rPr>
              <w:t>Câu chuyện hoặc nhận xét về trải nghiệm chơi Assassin's Creed: Odyssey, có thể là tích cực hoặc tiêu cực.</w:t>
            </w:r>
          </w:p>
        </w:tc>
      </w:tr>
      <w:tr w:rsidR="007D512B" w14:paraId="3AF896EC" w14:textId="77777777">
        <w:tc>
          <w:tcPr>
            <w:tcW w:w="3257" w:type="dxa"/>
            <w:vMerge/>
          </w:tcPr>
          <w:p w14:paraId="28207008" w14:textId="77777777" w:rsidR="007D512B" w:rsidRDefault="007D512B">
            <w:pPr>
              <w:jc w:val="both"/>
              <w:rPr>
                <w:sz w:val="28"/>
                <w:szCs w:val="28"/>
              </w:rPr>
            </w:pPr>
          </w:p>
        </w:tc>
        <w:tc>
          <w:tcPr>
            <w:tcW w:w="3257" w:type="dxa"/>
          </w:tcPr>
          <w:p w14:paraId="7F76AA3C" w14:textId="77777777" w:rsidR="007D512B" w:rsidRDefault="00000000">
            <w:pPr>
              <w:jc w:val="both"/>
              <w:rPr>
                <w:sz w:val="28"/>
                <w:szCs w:val="28"/>
              </w:rPr>
            </w:pPr>
            <w:r>
              <w:rPr>
                <w:sz w:val="28"/>
                <w:szCs w:val="28"/>
              </w:rPr>
              <w:t xml:space="preserve">2k games is never the same again </w:t>
            </w:r>
            <w:r>
              <w:rPr>
                <w:rFonts w:ascii="Segoe UI Emoji" w:hAnsi="Segoe UI Emoji" w:cs="Segoe UI Emoji"/>
                <w:sz w:val="28"/>
                <w:szCs w:val="28"/>
              </w:rPr>
              <w:t>💔😭</w:t>
            </w:r>
          </w:p>
        </w:tc>
        <w:tc>
          <w:tcPr>
            <w:tcW w:w="3257" w:type="dxa"/>
          </w:tcPr>
          <w:p w14:paraId="066DBD02" w14:textId="77777777" w:rsidR="007D512B" w:rsidRDefault="00000000">
            <w:pPr>
              <w:jc w:val="both"/>
              <w:rPr>
                <w:sz w:val="28"/>
                <w:szCs w:val="28"/>
              </w:rPr>
            </w:pPr>
            <w:r>
              <w:rPr>
                <w:sz w:val="28"/>
                <w:szCs w:val="28"/>
              </w:rPr>
              <w:t xml:space="preserve">Biểu thị sự tiếc nuối về sự thay đổi không tích cực trong các tựa game của 2K Games. Biểu tượng cảm xúc </w:t>
            </w:r>
            <w:r>
              <w:rPr>
                <w:rFonts w:ascii="Segoe UI Emoji" w:hAnsi="Segoe UI Emoji" w:cs="Segoe UI Emoji"/>
                <w:sz w:val="28"/>
                <w:szCs w:val="28"/>
              </w:rPr>
              <w:t>💔😭</w:t>
            </w:r>
            <w:r>
              <w:rPr>
                <w:sz w:val="28"/>
                <w:szCs w:val="28"/>
              </w:rPr>
              <w:t xml:space="preserve"> thể hiện sự đau buồn và tiếc nuối.</w:t>
            </w:r>
          </w:p>
        </w:tc>
      </w:tr>
      <w:tr w:rsidR="007D512B" w14:paraId="209FF7FD" w14:textId="77777777">
        <w:tc>
          <w:tcPr>
            <w:tcW w:w="3257" w:type="dxa"/>
            <w:vMerge/>
          </w:tcPr>
          <w:p w14:paraId="6DC2A11E" w14:textId="77777777" w:rsidR="007D512B" w:rsidRDefault="007D512B">
            <w:pPr>
              <w:jc w:val="both"/>
              <w:rPr>
                <w:sz w:val="28"/>
                <w:szCs w:val="28"/>
              </w:rPr>
            </w:pPr>
          </w:p>
        </w:tc>
        <w:tc>
          <w:tcPr>
            <w:tcW w:w="3257" w:type="dxa"/>
          </w:tcPr>
          <w:p w14:paraId="5EABDD61" w14:textId="77777777" w:rsidR="007D512B" w:rsidRDefault="00000000">
            <w:pPr>
              <w:jc w:val="both"/>
              <w:rPr>
                <w:sz w:val="28"/>
                <w:szCs w:val="28"/>
              </w:rPr>
            </w:pPr>
            <w:r>
              <w:rPr>
                <w:sz w:val="28"/>
                <w:szCs w:val="28"/>
              </w:rPr>
              <w:t>@NBA2K if 2K21 anything like 20 again I'm never buying a game from y'all again. Make the game like 2K16</w:t>
            </w:r>
          </w:p>
        </w:tc>
        <w:tc>
          <w:tcPr>
            <w:tcW w:w="3257" w:type="dxa"/>
          </w:tcPr>
          <w:p w14:paraId="0258B838" w14:textId="77777777" w:rsidR="007D512B" w:rsidRDefault="00000000">
            <w:pPr>
              <w:jc w:val="both"/>
              <w:rPr>
                <w:sz w:val="28"/>
                <w:szCs w:val="28"/>
              </w:rPr>
            </w:pPr>
            <w:r>
              <w:rPr>
                <w:sz w:val="28"/>
                <w:szCs w:val="28"/>
              </w:rPr>
              <w:t>Đe doạ rằng nếu NBA 2K21 tương tự như 2K20, người viết sẽ không mua thêm bất kỳ tựa game nào từ 2K Games nữa. Người viết mong muốn trò chơi giống như 2K16, một phiên bản được cho là tốt hơn.</w:t>
            </w:r>
          </w:p>
        </w:tc>
      </w:tr>
      <w:tr w:rsidR="007D512B" w14:paraId="409146CD" w14:textId="77777777">
        <w:tc>
          <w:tcPr>
            <w:tcW w:w="3257" w:type="dxa"/>
            <w:vMerge/>
          </w:tcPr>
          <w:p w14:paraId="33F96EDE" w14:textId="77777777" w:rsidR="007D512B" w:rsidRDefault="007D512B">
            <w:pPr>
              <w:jc w:val="both"/>
              <w:rPr>
                <w:sz w:val="28"/>
                <w:szCs w:val="28"/>
              </w:rPr>
            </w:pPr>
          </w:p>
        </w:tc>
        <w:tc>
          <w:tcPr>
            <w:tcW w:w="3257" w:type="dxa"/>
          </w:tcPr>
          <w:p w14:paraId="031F0FD9" w14:textId="77777777" w:rsidR="007D512B" w:rsidRDefault="00000000">
            <w:pPr>
              <w:jc w:val="both"/>
              <w:rPr>
                <w:sz w:val="28"/>
                <w:szCs w:val="28"/>
              </w:rPr>
            </w:pPr>
            <w:r>
              <w:rPr>
                <w:sz w:val="28"/>
                <w:szCs w:val="28"/>
              </w:rPr>
              <w:t>So glad I never joined Facebook.</w:t>
            </w:r>
          </w:p>
        </w:tc>
        <w:tc>
          <w:tcPr>
            <w:tcW w:w="3257" w:type="dxa"/>
          </w:tcPr>
          <w:p w14:paraId="59AF9919" w14:textId="77777777" w:rsidR="007D512B" w:rsidRDefault="00000000">
            <w:pPr>
              <w:jc w:val="both"/>
              <w:rPr>
                <w:sz w:val="28"/>
                <w:szCs w:val="28"/>
              </w:rPr>
            </w:pPr>
            <w:r>
              <w:rPr>
                <w:sz w:val="28"/>
                <w:szCs w:val="28"/>
              </w:rPr>
              <w:t>Biểu thị niềm vui vì không tham gia vào Facebook, có thể là do quan điểm về vấn đề về thông tin giả mạo và quyền riêng tư trên nền tảng này.</w:t>
            </w:r>
          </w:p>
        </w:tc>
      </w:tr>
      <w:tr w:rsidR="007D512B" w14:paraId="20F03D21" w14:textId="77777777">
        <w:tc>
          <w:tcPr>
            <w:tcW w:w="3257" w:type="dxa"/>
            <w:vMerge/>
          </w:tcPr>
          <w:p w14:paraId="2055F47A" w14:textId="77777777" w:rsidR="007D512B" w:rsidRDefault="007D512B">
            <w:pPr>
              <w:jc w:val="both"/>
              <w:rPr>
                <w:sz w:val="28"/>
                <w:szCs w:val="28"/>
              </w:rPr>
            </w:pPr>
          </w:p>
        </w:tc>
        <w:tc>
          <w:tcPr>
            <w:tcW w:w="3257" w:type="dxa"/>
          </w:tcPr>
          <w:p w14:paraId="1C90A32C" w14:textId="77777777" w:rsidR="007D512B" w:rsidRDefault="00000000">
            <w:pPr>
              <w:rPr>
                <w:sz w:val="28"/>
                <w:szCs w:val="28"/>
              </w:rPr>
            </w:pPr>
            <w:r>
              <w:rPr>
                <w:sz w:val="28"/>
                <w:szCs w:val="28"/>
              </w:rPr>
              <w:t xml:space="preserve">NOT FREE TO </w:t>
            </w:r>
            <w:proofErr w:type="gramStart"/>
            <w:r>
              <w:rPr>
                <w:sz w:val="28"/>
                <w:szCs w:val="28"/>
              </w:rPr>
              <w:t>USE !!!!</w:t>
            </w:r>
            <w:proofErr w:type="gramEnd"/>
            <w:r>
              <w:rPr>
                <w:sz w:val="28"/>
                <w:szCs w:val="28"/>
              </w:rPr>
              <w:t xml:space="preserve"> Recent work #Fortnite pic.twitter.com/P9VMUtkt49</w:t>
            </w:r>
          </w:p>
        </w:tc>
        <w:tc>
          <w:tcPr>
            <w:tcW w:w="3257" w:type="dxa"/>
          </w:tcPr>
          <w:p w14:paraId="73D080F5" w14:textId="77777777" w:rsidR="007D512B" w:rsidRDefault="00000000">
            <w:pPr>
              <w:rPr>
                <w:sz w:val="28"/>
                <w:szCs w:val="28"/>
              </w:rPr>
            </w:pPr>
            <w:r>
              <w:rPr>
                <w:sz w:val="28"/>
                <w:szCs w:val="28"/>
              </w:rPr>
              <w:t>một thông điệp hoặc lời bình luận về việc không được phép sử dụng một công việc gần đây liên quan đến Fortnite một cách miễn phí.</w:t>
            </w:r>
          </w:p>
        </w:tc>
      </w:tr>
      <w:tr w:rsidR="007D512B" w14:paraId="3602CA86" w14:textId="77777777">
        <w:tc>
          <w:tcPr>
            <w:tcW w:w="3257" w:type="dxa"/>
            <w:vMerge/>
          </w:tcPr>
          <w:p w14:paraId="3B65D3DC" w14:textId="77777777" w:rsidR="007D512B" w:rsidRDefault="007D512B">
            <w:pPr>
              <w:jc w:val="both"/>
              <w:rPr>
                <w:sz w:val="28"/>
                <w:szCs w:val="28"/>
              </w:rPr>
            </w:pPr>
          </w:p>
        </w:tc>
        <w:tc>
          <w:tcPr>
            <w:tcW w:w="3257" w:type="dxa"/>
          </w:tcPr>
          <w:p w14:paraId="4C7D7397" w14:textId="77777777" w:rsidR="007D512B" w:rsidRDefault="00000000">
            <w:pPr>
              <w:jc w:val="both"/>
              <w:rPr>
                <w:sz w:val="28"/>
                <w:szCs w:val="28"/>
              </w:rPr>
            </w:pPr>
            <w:r>
              <w:rPr>
                <w:sz w:val="28"/>
                <w:szCs w:val="28"/>
              </w:rPr>
              <w:t>#Pubg is no more available on Android Playstore and ios</w:t>
            </w:r>
          </w:p>
        </w:tc>
        <w:tc>
          <w:tcPr>
            <w:tcW w:w="3257" w:type="dxa"/>
          </w:tcPr>
          <w:p w14:paraId="03C84B70" w14:textId="77777777" w:rsidR="007D512B" w:rsidRDefault="00000000">
            <w:pPr>
              <w:jc w:val="both"/>
              <w:rPr>
                <w:sz w:val="28"/>
                <w:szCs w:val="28"/>
              </w:rPr>
            </w:pPr>
            <w:r>
              <w:rPr>
                <w:sz w:val="28"/>
                <w:szCs w:val="28"/>
              </w:rPr>
              <w:t xml:space="preserve">Bày tỏ sự bất mãn hoặc thất vọng vì PUBG không còn có sẵn trên Google </w:t>
            </w:r>
            <w:r>
              <w:rPr>
                <w:sz w:val="28"/>
                <w:szCs w:val="28"/>
              </w:rPr>
              <w:lastRenderedPageBreak/>
              <w:t>Play Store và App Store của iOS nữa</w:t>
            </w:r>
          </w:p>
        </w:tc>
      </w:tr>
      <w:tr w:rsidR="007D512B" w14:paraId="0AE978A2" w14:textId="77777777">
        <w:tc>
          <w:tcPr>
            <w:tcW w:w="3257" w:type="dxa"/>
            <w:vMerge/>
          </w:tcPr>
          <w:p w14:paraId="2420516B" w14:textId="77777777" w:rsidR="007D512B" w:rsidRDefault="007D512B">
            <w:pPr>
              <w:jc w:val="both"/>
              <w:rPr>
                <w:sz w:val="28"/>
                <w:szCs w:val="28"/>
              </w:rPr>
            </w:pPr>
          </w:p>
        </w:tc>
        <w:tc>
          <w:tcPr>
            <w:tcW w:w="3257" w:type="dxa"/>
          </w:tcPr>
          <w:p w14:paraId="06E04E71" w14:textId="77777777" w:rsidR="007D512B" w:rsidRDefault="00000000">
            <w:pPr>
              <w:jc w:val="both"/>
              <w:rPr>
                <w:sz w:val="28"/>
                <w:szCs w:val="28"/>
              </w:rPr>
            </w:pPr>
            <w:r>
              <w:rPr>
                <w:sz w:val="28"/>
                <w:szCs w:val="28"/>
              </w:rPr>
              <w:t>now i'm just offended</w:t>
            </w:r>
          </w:p>
        </w:tc>
        <w:tc>
          <w:tcPr>
            <w:tcW w:w="3257" w:type="dxa"/>
          </w:tcPr>
          <w:p w14:paraId="662DECFC" w14:textId="77777777" w:rsidR="007D512B" w:rsidRDefault="00000000">
            <w:pPr>
              <w:jc w:val="both"/>
              <w:rPr>
                <w:sz w:val="28"/>
                <w:szCs w:val="28"/>
              </w:rPr>
            </w:pPr>
            <w:r>
              <w:rPr>
                <w:sz w:val="28"/>
                <w:szCs w:val="28"/>
              </w:rPr>
              <w:t>Biểu thị sự bực bội hoặc tức giận vì một tình huống cụ thể hoặc hành động của ai đó.</w:t>
            </w:r>
          </w:p>
        </w:tc>
      </w:tr>
      <w:tr w:rsidR="007D512B" w14:paraId="5DABEE77" w14:textId="77777777">
        <w:tc>
          <w:tcPr>
            <w:tcW w:w="3257" w:type="dxa"/>
            <w:vMerge w:val="restart"/>
          </w:tcPr>
          <w:p w14:paraId="39C5A6B5" w14:textId="77777777" w:rsidR="007D512B" w:rsidRDefault="00000000">
            <w:pPr>
              <w:jc w:val="both"/>
              <w:rPr>
                <w:sz w:val="28"/>
                <w:szCs w:val="28"/>
              </w:rPr>
            </w:pPr>
            <w:r>
              <w:rPr>
                <w:sz w:val="28"/>
                <w:szCs w:val="28"/>
              </w:rPr>
              <w:t>Neutral</w:t>
            </w:r>
          </w:p>
        </w:tc>
        <w:tc>
          <w:tcPr>
            <w:tcW w:w="3257" w:type="dxa"/>
          </w:tcPr>
          <w:p w14:paraId="6E994F02" w14:textId="77777777" w:rsidR="007D512B" w:rsidRDefault="00000000">
            <w:pPr>
              <w:jc w:val="both"/>
              <w:rPr>
                <w:sz w:val="28"/>
                <w:szCs w:val="28"/>
              </w:rPr>
            </w:pPr>
            <w:r>
              <w:rPr>
                <w:sz w:val="28"/>
                <w:szCs w:val="28"/>
              </w:rPr>
              <w:t>RED DEAD REDEMPTION 2</w:t>
            </w:r>
          </w:p>
        </w:tc>
        <w:tc>
          <w:tcPr>
            <w:tcW w:w="3257" w:type="dxa"/>
          </w:tcPr>
          <w:p w14:paraId="0A78F717" w14:textId="77777777" w:rsidR="007D512B" w:rsidRDefault="00000000">
            <w:pPr>
              <w:jc w:val="both"/>
              <w:rPr>
                <w:sz w:val="28"/>
                <w:szCs w:val="28"/>
              </w:rPr>
            </w:pPr>
            <w:r>
              <w:rPr>
                <w:sz w:val="28"/>
                <w:szCs w:val="28"/>
              </w:rPr>
              <w:t>Chỉ đơn giản là đề cập đến tựa game Red Dead Redemption 2, không đi kèm với ý kiến hoặc cảm xúc đặc biệt.</w:t>
            </w:r>
          </w:p>
        </w:tc>
      </w:tr>
      <w:tr w:rsidR="007D512B" w14:paraId="7495ACBF" w14:textId="77777777">
        <w:tc>
          <w:tcPr>
            <w:tcW w:w="3257" w:type="dxa"/>
            <w:vMerge/>
          </w:tcPr>
          <w:p w14:paraId="27E84584" w14:textId="77777777" w:rsidR="007D512B" w:rsidRDefault="007D512B">
            <w:pPr>
              <w:jc w:val="both"/>
              <w:rPr>
                <w:sz w:val="28"/>
                <w:szCs w:val="28"/>
              </w:rPr>
            </w:pPr>
          </w:p>
        </w:tc>
        <w:tc>
          <w:tcPr>
            <w:tcW w:w="3257" w:type="dxa"/>
          </w:tcPr>
          <w:p w14:paraId="14BF9D37" w14:textId="77777777" w:rsidR="007D512B" w:rsidRDefault="00000000">
            <w:pPr>
              <w:jc w:val="both"/>
              <w:rPr>
                <w:sz w:val="28"/>
                <w:szCs w:val="28"/>
              </w:rPr>
            </w:pPr>
            <w:r>
              <w:rPr>
                <w:sz w:val="28"/>
                <w:szCs w:val="28"/>
              </w:rPr>
              <w:t>Team JerseyBoys is now also represented on Twitch.</w:t>
            </w:r>
          </w:p>
        </w:tc>
        <w:tc>
          <w:tcPr>
            <w:tcW w:w="3257" w:type="dxa"/>
          </w:tcPr>
          <w:p w14:paraId="15FF0CAB" w14:textId="77777777" w:rsidR="007D512B" w:rsidRDefault="00000000">
            <w:pPr>
              <w:jc w:val="both"/>
              <w:rPr>
                <w:sz w:val="28"/>
                <w:szCs w:val="28"/>
              </w:rPr>
            </w:pPr>
            <w:r>
              <w:rPr>
                <w:sz w:val="28"/>
                <w:szCs w:val="28"/>
              </w:rPr>
              <w:t>Thông tin về việc đội JerseyBoys đã có mặt trên Twitch, không chứa ý kiến hoặc cảm xúc đặc biệt.</w:t>
            </w:r>
          </w:p>
        </w:tc>
      </w:tr>
      <w:tr w:rsidR="007D512B" w14:paraId="23EF4197" w14:textId="77777777">
        <w:tc>
          <w:tcPr>
            <w:tcW w:w="3257" w:type="dxa"/>
            <w:vMerge/>
          </w:tcPr>
          <w:p w14:paraId="2D11172B" w14:textId="77777777" w:rsidR="007D512B" w:rsidRDefault="007D512B">
            <w:pPr>
              <w:jc w:val="both"/>
              <w:rPr>
                <w:sz w:val="28"/>
                <w:szCs w:val="28"/>
              </w:rPr>
            </w:pPr>
          </w:p>
        </w:tc>
        <w:tc>
          <w:tcPr>
            <w:tcW w:w="3257" w:type="dxa"/>
          </w:tcPr>
          <w:p w14:paraId="03B2A929" w14:textId="77777777" w:rsidR="007D512B" w:rsidRDefault="00000000">
            <w:pPr>
              <w:jc w:val="both"/>
              <w:rPr>
                <w:sz w:val="28"/>
                <w:szCs w:val="28"/>
              </w:rPr>
            </w:pPr>
            <w:r>
              <w:rPr>
                <w:rFonts w:ascii="Segoe UI Emoji" w:hAnsi="Segoe UI Emoji" w:cs="Segoe UI Emoji"/>
                <w:sz w:val="28"/>
                <w:szCs w:val="28"/>
              </w:rPr>
              <w:t>🌄</w:t>
            </w:r>
            <w:r>
              <w:rPr>
                <w:sz w:val="28"/>
                <w:szCs w:val="28"/>
              </w:rPr>
              <w:t xml:space="preserve"> Red Dead Redemption 2 pic.twitter.com/2XBlcpjLxL</w:t>
            </w:r>
          </w:p>
        </w:tc>
        <w:tc>
          <w:tcPr>
            <w:tcW w:w="3257" w:type="dxa"/>
          </w:tcPr>
          <w:p w14:paraId="781049E1" w14:textId="77777777" w:rsidR="007D512B" w:rsidRDefault="00000000">
            <w:pPr>
              <w:jc w:val="both"/>
              <w:rPr>
                <w:sz w:val="28"/>
                <w:szCs w:val="28"/>
              </w:rPr>
            </w:pPr>
            <w:r>
              <w:rPr>
                <w:sz w:val="28"/>
                <w:szCs w:val="28"/>
              </w:rPr>
              <w:t>Chỉ đơn giản là một bức ảnh từ Red Dead Redemption 2, không đi kèm với ý kiến hoặc cảm xúc đặc biệt.</w:t>
            </w:r>
          </w:p>
        </w:tc>
      </w:tr>
      <w:tr w:rsidR="007D512B" w14:paraId="050A7F89" w14:textId="77777777">
        <w:tc>
          <w:tcPr>
            <w:tcW w:w="3257" w:type="dxa"/>
            <w:vMerge/>
          </w:tcPr>
          <w:p w14:paraId="2CB3F348" w14:textId="77777777" w:rsidR="007D512B" w:rsidRDefault="007D512B">
            <w:pPr>
              <w:jc w:val="both"/>
              <w:rPr>
                <w:sz w:val="28"/>
                <w:szCs w:val="28"/>
              </w:rPr>
            </w:pPr>
          </w:p>
        </w:tc>
        <w:tc>
          <w:tcPr>
            <w:tcW w:w="3257" w:type="dxa"/>
          </w:tcPr>
          <w:p w14:paraId="0E88D831" w14:textId="77777777" w:rsidR="007D512B" w:rsidRDefault="00000000">
            <w:pPr>
              <w:jc w:val="both"/>
              <w:rPr>
                <w:sz w:val="28"/>
                <w:szCs w:val="28"/>
              </w:rPr>
            </w:pPr>
            <w:r>
              <w:rPr>
                <w:sz w:val="28"/>
                <w:szCs w:val="28"/>
              </w:rPr>
              <w:t>@Respawn⁩ ⁦@PlayApex⁩ #singing</w:t>
            </w:r>
          </w:p>
        </w:tc>
        <w:tc>
          <w:tcPr>
            <w:tcW w:w="3257" w:type="dxa"/>
          </w:tcPr>
          <w:p w14:paraId="32DA8AC5" w14:textId="77777777" w:rsidR="007D512B" w:rsidRDefault="00000000">
            <w:pPr>
              <w:rPr>
                <w:sz w:val="28"/>
                <w:szCs w:val="28"/>
              </w:rPr>
            </w:pPr>
            <w:r>
              <w:rPr>
                <w:sz w:val="28"/>
                <w:szCs w:val="28"/>
              </w:rPr>
              <w:t xml:space="preserve">Đưa ra hashtag #singing kèm theo thẻ @Respawn và @PlayApex, có thể là để nhắc đến các lần hát </w:t>
            </w:r>
            <w:r>
              <w:rPr>
                <w:sz w:val="28"/>
                <w:szCs w:val="28"/>
              </w:rPr>
              <w:lastRenderedPageBreak/>
              <w:t>hoặc sự kiện trong trò chơi.</w:t>
            </w:r>
          </w:p>
        </w:tc>
      </w:tr>
      <w:tr w:rsidR="007D512B" w14:paraId="7343C460" w14:textId="77777777">
        <w:tc>
          <w:tcPr>
            <w:tcW w:w="3257" w:type="dxa"/>
            <w:vMerge/>
          </w:tcPr>
          <w:p w14:paraId="7ECB67AF" w14:textId="77777777" w:rsidR="007D512B" w:rsidRDefault="007D512B">
            <w:pPr>
              <w:jc w:val="both"/>
              <w:rPr>
                <w:sz w:val="28"/>
                <w:szCs w:val="28"/>
              </w:rPr>
            </w:pPr>
          </w:p>
        </w:tc>
        <w:tc>
          <w:tcPr>
            <w:tcW w:w="3257" w:type="dxa"/>
          </w:tcPr>
          <w:p w14:paraId="5C559843" w14:textId="77777777" w:rsidR="007D512B" w:rsidRDefault="00000000">
            <w:pPr>
              <w:jc w:val="both"/>
              <w:rPr>
                <w:sz w:val="28"/>
                <w:szCs w:val="28"/>
              </w:rPr>
            </w:pPr>
            <w:r>
              <w:rPr>
                <w:sz w:val="28"/>
                <w:szCs w:val="28"/>
              </w:rPr>
              <w:t>Playing fifa with my girl. She got her first goal against me, and someone won’t shut up</w:t>
            </w:r>
          </w:p>
        </w:tc>
        <w:tc>
          <w:tcPr>
            <w:tcW w:w="3257" w:type="dxa"/>
          </w:tcPr>
          <w:p w14:paraId="5ABF2D90" w14:textId="77777777" w:rsidR="007D512B" w:rsidRDefault="00000000">
            <w:pPr>
              <w:jc w:val="both"/>
              <w:rPr>
                <w:sz w:val="28"/>
                <w:szCs w:val="28"/>
              </w:rPr>
            </w:pPr>
            <w:r>
              <w:rPr>
                <w:sz w:val="28"/>
                <w:szCs w:val="28"/>
              </w:rPr>
              <w:t>Mô tả một trải nghiệm chơi game FIFA, có sự tham gia của bạn gái và sự hào hứng khi cô ấy ghi được bàn thắng đầu tiên.</w:t>
            </w:r>
          </w:p>
        </w:tc>
      </w:tr>
      <w:tr w:rsidR="007D512B" w14:paraId="1931DFC7" w14:textId="77777777">
        <w:tc>
          <w:tcPr>
            <w:tcW w:w="3257" w:type="dxa"/>
            <w:vMerge/>
          </w:tcPr>
          <w:p w14:paraId="09D199A1" w14:textId="77777777" w:rsidR="007D512B" w:rsidRDefault="007D512B">
            <w:pPr>
              <w:jc w:val="both"/>
              <w:rPr>
                <w:sz w:val="28"/>
                <w:szCs w:val="28"/>
              </w:rPr>
            </w:pPr>
          </w:p>
        </w:tc>
        <w:tc>
          <w:tcPr>
            <w:tcW w:w="3257" w:type="dxa"/>
          </w:tcPr>
          <w:p w14:paraId="48FF679D" w14:textId="77777777" w:rsidR="007D512B" w:rsidRDefault="00000000">
            <w:pPr>
              <w:spacing w:after="0"/>
              <w:rPr>
                <w:sz w:val="28"/>
                <w:szCs w:val="28"/>
              </w:rPr>
            </w:pPr>
            <w:r>
              <w:rPr>
                <w:sz w:val="28"/>
                <w:szCs w:val="28"/>
              </w:rPr>
              <w:t xml:space="preserve">Finnish CS Player Jamppi Sues Valve Over Alleged VAC Ban » </w:t>
            </w:r>
            <w:proofErr w:type="gramStart"/>
            <w:r>
              <w:rPr>
                <w:sz w:val="28"/>
                <w:szCs w:val="28"/>
              </w:rPr>
              <w:t>TalkEsport,bit.ly</w:t>
            </w:r>
            <w:proofErr w:type="gramEnd"/>
            <w:r>
              <w:rPr>
                <w:sz w:val="28"/>
                <w:szCs w:val="28"/>
              </w:rPr>
              <w:t>/3byCjrT</w:t>
            </w:r>
          </w:p>
        </w:tc>
        <w:tc>
          <w:tcPr>
            <w:tcW w:w="3257" w:type="dxa"/>
          </w:tcPr>
          <w:p w14:paraId="0936DFBC" w14:textId="77777777" w:rsidR="007D512B" w:rsidRDefault="00000000">
            <w:pPr>
              <w:spacing w:after="0"/>
              <w:rPr>
                <w:sz w:val="28"/>
                <w:szCs w:val="28"/>
              </w:rPr>
            </w:pPr>
            <w:r>
              <w:rPr>
                <w:sz w:val="28"/>
                <w:szCs w:val="28"/>
              </w:rPr>
              <w:t>Đưa ra thông tin về việc cầu thủ CS người Phần Lan Jamppi kiện Valve về cáo buộc bị cấm VAC (Valve Anti-Cheat), không có ý kiến hoặc cảm xúc đặc biệt.</w:t>
            </w:r>
          </w:p>
        </w:tc>
      </w:tr>
      <w:tr w:rsidR="007D512B" w14:paraId="06EA7597" w14:textId="77777777">
        <w:tc>
          <w:tcPr>
            <w:tcW w:w="3257" w:type="dxa"/>
            <w:vMerge/>
          </w:tcPr>
          <w:p w14:paraId="29629CC7" w14:textId="77777777" w:rsidR="007D512B" w:rsidRDefault="007D512B">
            <w:pPr>
              <w:jc w:val="both"/>
              <w:rPr>
                <w:sz w:val="28"/>
                <w:szCs w:val="28"/>
              </w:rPr>
            </w:pPr>
          </w:p>
        </w:tc>
        <w:tc>
          <w:tcPr>
            <w:tcW w:w="3257" w:type="dxa"/>
          </w:tcPr>
          <w:p w14:paraId="47253CB5" w14:textId="77777777" w:rsidR="007D512B" w:rsidRDefault="00000000">
            <w:pPr>
              <w:jc w:val="both"/>
              <w:rPr>
                <w:sz w:val="28"/>
                <w:szCs w:val="28"/>
              </w:rPr>
            </w:pPr>
            <w:r>
              <w:rPr>
                <w:sz w:val="28"/>
                <w:szCs w:val="28"/>
              </w:rPr>
              <w:t>Early adopters get arsed once again.</w:t>
            </w:r>
          </w:p>
        </w:tc>
        <w:tc>
          <w:tcPr>
            <w:tcW w:w="3257" w:type="dxa"/>
          </w:tcPr>
          <w:p w14:paraId="7A96D15A" w14:textId="77777777" w:rsidR="007D512B" w:rsidRDefault="00000000">
            <w:pPr>
              <w:jc w:val="both"/>
              <w:rPr>
                <w:sz w:val="28"/>
                <w:szCs w:val="28"/>
              </w:rPr>
            </w:pPr>
            <w:r>
              <w:rPr>
                <w:sz w:val="28"/>
                <w:szCs w:val="28"/>
              </w:rPr>
              <w:t>Mô tả một vấn đề hoặc cảm xúc về việc sớm áp dụng công nghệ hoặc sản phẩm.</w:t>
            </w:r>
          </w:p>
        </w:tc>
      </w:tr>
      <w:tr w:rsidR="007D512B" w14:paraId="63659AFA" w14:textId="77777777">
        <w:tc>
          <w:tcPr>
            <w:tcW w:w="3257" w:type="dxa"/>
            <w:vMerge/>
          </w:tcPr>
          <w:p w14:paraId="6BADDA20" w14:textId="77777777" w:rsidR="007D512B" w:rsidRDefault="007D512B">
            <w:pPr>
              <w:jc w:val="both"/>
              <w:rPr>
                <w:sz w:val="28"/>
                <w:szCs w:val="28"/>
              </w:rPr>
            </w:pPr>
          </w:p>
        </w:tc>
        <w:tc>
          <w:tcPr>
            <w:tcW w:w="3257" w:type="dxa"/>
          </w:tcPr>
          <w:p w14:paraId="0795E747" w14:textId="77777777" w:rsidR="007D512B" w:rsidRDefault="00000000">
            <w:pPr>
              <w:jc w:val="both"/>
              <w:rPr>
                <w:sz w:val="28"/>
                <w:szCs w:val="28"/>
              </w:rPr>
            </w:pPr>
            <w:r>
              <w:rPr>
                <w:sz w:val="28"/>
                <w:szCs w:val="28"/>
              </w:rPr>
              <w:t>Stream on Borderlands 3 tonight at 8pm!</w:t>
            </w:r>
          </w:p>
        </w:tc>
        <w:tc>
          <w:tcPr>
            <w:tcW w:w="3257" w:type="dxa"/>
          </w:tcPr>
          <w:p w14:paraId="1CD646C4" w14:textId="77777777" w:rsidR="007D512B" w:rsidRDefault="00000000">
            <w:pPr>
              <w:jc w:val="both"/>
              <w:rPr>
                <w:sz w:val="28"/>
                <w:szCs w:val="28"/>
              </w:rPr>
            </w:pPr>
            <w:r>
              <w:rPr>
                <w:sz w:val="28"/>
                <w:szCs w:val="28"/>
              </w:rPr>
              <w:t>Thông báo về việc stream trò chơi Borderlands 3 vào tối nay lúc 8 giờ, không chứa ý kiến hoặc cảm xúc đặc biệt.</w:t>
            </w:r>
          </w:p>
        </w:tc>
      </w:tr>
      <w:tr w:rsidR="007D512B" w14:paraId="703FA958" w14:textId="77777777">
        <w:tc>
          <w:tcPr>
            <w:tcW w:w="3257" w:type="dxa"/>
            <w:vMerge/>
          </w:tcPr>
          <w:p w14:paraId="4BF7577D" w14:textId="77777777" w:rsidR="007D512B" w:rsidRDefault="007D512B">
            <w:pPr>
              <w:jc w:val="both"/>
              <w:rPr>
                <w:sz w:val="28"/>
                <w:szCs w:val="28"/>
              </w:rPr>
            </w:pPr>
          </w:p>
        </w:tc>
        <w:tc>
          <w:tcPr>
            <w:tcW w:w="3257" w:type="dxa"/>
          </w:tcPr>
          <w:p w14:paraId="6AE43B1D" w14:textId="77777777" w:rsidR="007D512B" w:rsidRDefault="00000000">
            <w:pPr>
              <w:jc w:val="both"/>
              <w:rPr>
                <w:sz w:val="28"/>
                <w:szCs w:val="28"/>
              </w:rPr>
            </w:pPr>
            <w:r>
              <w:rPr>
                <w:sz w:val="28"/>
                <w:szCs w:val="28"/>
              </w:rPr>
              <w:t>I am dota 2 dota 2 i like happy - Casey</w:t>
            </w:r>
          </w:p>
        </w:tc>
        <w:tc>
          <w:tcPr>
            <w:tcW w:w="3257" w:type="dxa"/>
          </w:tcPr>
          <w:p w14:paraId="50BCA62B" w14:textId="77777777" w:rsidR="007D512B" w:rsidRDefault="00000000">
            <w:pPr>
              <w:jc w:val="both"/>
              <w:rPr>
                <w:sz w:val="28"/>
                <w:szCs w:val="28"/>
              </w:rPr>
            </w:pPr>
            <w:r>
              <w:rPr>
                <w:sz w:val="28"/>
                <w:szCs w:val="28"/>
              </w:rPr>
              <w:t xml:space="preserve">Một câu thoại hoặc trích dẫn liên quan đến trò chơi Dota 2, với một sự tham </w:t>
            </w:r>
            <w:r>
              <w:rPr>
                <w:sz w:val="28"/>
                <w:szCs w:val="28"/>
              </w:rPr>
              <w:lastRenderedPageBreak/>
              <w:t>chiếu nhẹ nhàng đến tình trạng tâm trạng của nhân vật.</w:t>
            </w:r>
          </w:p>
        </w:tc>
      </w:tr>
      <w:tr w:rsidR="007D512B" w14:paraId="2E7E400B" w14:textId="77777777">
        <w:tc>
          <w:tcPr>
            <w:tcW w:w="3257" w:type="dxa"/>
            <w:vMerge/>
          </w:tcPr>
          <w:p w14:paraId="55507A1F" w14:textId="77777777" w:rsidR="007D512B" w:rsidRDefault="007D512B">
            <w:pPr>
              <w:jc w:val="both"/>
              <w:rPr>
                <w:sz w:val="28"/>
                <w:szCs w:val="28"/>
              </w:rPr>
            </w:pPr>
          </w:p>
        </w:tc>
        <w:tc>
          <w:tcPr>
            <w:tcW w:w="3257" w:type="dxa"/>
          </w:tcPr>
          <w:p w14:paraId="0B69D97F" w14:textId="77777777" w:rsidR="007D512B" w:rsidRDefault="00000000">
            <w:pPr>
              <w:jc w:val="both"/>
              <w:rPr>
                <w:sz w:val="28"/>
                <w:szCs w:val="28"/>
              </w:rPr>
            </w:pPr>
            <w:r>
              <w:rPr>
                <w:sz w:val="28"/>
                <w:szCs w:val="28"/>
              </w:rPr>
              <w:t>People who killed Michael or Trevor at the end of gta probably doing hooligan shenanigans right about now</w:t>
            </w:r>
          </w:p>
        </w:tc>
        <w:tc>
          <w:tcPr>
            <w:tcW w:w="3257" w:type="dxa"/>
          </w:tcPr>
          <w:p w14:paraId="76C995A1" w14:textId="77777777" w:rsidR="007D512B" w:rsidRDefault="00000000">
            <w:pPr>
              <w:jc w:val="both"/>
              <w:rPr>
                <w:sz w:val="28"/>
                <w:szCs w:val="28"/>
              </w:rPr>
            </w:pPr>
            <w:r>
              <w:rPr>
                <w:sz w:val="28"/>
                <w:szCs w:val="28"/>
              </w:rPr>
              <w:t>Một lời nhận xét hoặc phán đoán về hành động của những người chơi GTA V đã lựa chọn giết Michael hoặc Trevor trong phần kết của trò chơi.</w:t>
            </w:r>
          </w:p>
        </w:tc>
      </w:tr>
      <w:tr w:rsidR="007D512B" w14:paraId="79EFF549" w14:textId="77777777">
        <w:tc>
          <w:tcPr>
            <w:tcW w:w="3257" w:type="dxa"/>
            <w:vMerge/>
          </w:tcPr>
          <w:p w14:paraId="3C6BB7E5" w14:textId="77777777" w:rsidR="007D512B" w:rsidRDefault="007D512B">
            <w:pPr>
              <w:jc w:val="both"/>
              <w:rPr>
                <w:sz w:val="28"/>
                <w:szCs w:val="28"/>
              </w:rPr>
            </w:pPr>
          </w:p>
        </w:tc>
        <w:tc>
          <w:tcPr>
            <w:tcW w:w="3257" w:type="dxa"/>
          </w:tcPr>
          <w:p w14:paraId="0B7A9420" w14:textId="77777777" w:rsidR="007D512B" w:rsidRDefault="00000000">
            <w:pPr>
              <w:jc w:val="both"/>
              <w:rPr>
                <w:sz w:val="28"/>
                <w:szCs w:val="28"/>
              </w:rPr>
            </w:pPr>
            <w:r>
              <w:rPr>
                <w:color w:val="0D0D0D" w:themeColor="text1" w:themeTint="F2"/>
                <w:sz w:val="28"/>
                <w:szCs w:val="28"/>
              </w:rPr>
              <w:t xml:space="preserve">die with honor stfu and press ur bkb </w:t>
            </w:r>
          </w:p>
        </w:tc>
        <w:tc>
          <w:tcPr>
            <w:tcW w:w="3257" w:type="dxa"/>
          </w:tcPr>
          <w:p w14:paraId="7891517C" w14:textId="77777777" w:rsidR="007D512B" w:rsidRDefault="00000000">
            <w:pPr>
              <w:tabs>
                <w:tab w:val="left" w:pos="2088"/>
              </w:tabs>
              <w:jc w:val="both"/>
              <w:rPr>
                <w:sz w:val="28"/>
                <w:szCs w:val="28"/>
              </w:rPr>
            </w:pPr>
            <w:r>
              <w:rPr>
                <w:sz w:val="28"/>
                <w:szCs w:val="28"/>
              </w:rPr>
              <w:t>Câu này không chứa đựng những từ ngữ nặng nề, xúc phạm hoặc có tính chất tấn công mạnh mẽ. Nó mang tính chất lời khuyên hoặc hướng dẫn trong bối cảnh chơi game</w:t>
            </w:r>
            <w:r>
              <w:rPr>
                <w:sz w:val="28"/>
                <w:szCs w:val="28"/>
              </w:rPr>
              <w:tab/>
            </w:r>
          </w:p>
        </w:tc>
      </w:tr>
      <w:tr w:rsidR="007D512B" w14:paraId="205B6469" w14:textId="77777777">
        <w:tc>
          <w:tcPr>
            <w:tcW w:w="3257" w:type="dxa"/>
            <w:vMerge/>
          </w:tcPr>
          <w:p w14:paraId="05A1D973" w14:textId="77777777" w:rsidR="007D512B" w:rsidRDefault="007D512B">
            <w:pPr>
              <w:jc w:val="both"/>
              <w:rPr>
                <w:sz w:val="28"/>
                <w:szCs w:val="28"/>
              </w:rPr>
            </w:pPr>
          </w:p>
        </w:tc>
        <w:tc>
          <w:tcPr>
            <w:tcW w:w="3257" w:type="dxa"/>
          </w:tcPr>
          <w:p w14:paraId="2D1FC1DB" w14:textId="77777777" w:rsidR="007D512B" w:rsidRDefault="00000000">
            <w:pPr>
              <w:rPr>
                <w:sz w:val="28"/>
                <w:szCs w:val="28"/>
              </w:rPr>
            </w:pPr>
            <w:r>
              <w:rPr>
                <w:sz w:val="28"/>
                <w:szCs w:val="28"/>
              </w:rPr>
              <w:t>Seems like #Playstation has the marketing deal for #CallOfDutyBlackOpsColdWar</w:t>
            </w:r>
          </w:p>
        </w:tc>
        <w:tc>
          <w:tcPr>
            <w:tcW w:w="3257" w:type="dxa"/>
          </w:tcPr>
          <w:p w14:paraId="365CC76D" w14:textId="77777777" w:rsidR="007D512B" w:rsidRDefault="00000000">
            <w:pPr>
              <w:jc w:val="both"/>
              <w:rPr>
                <w:sz w:val="28"/>
                <w:szCs w:val="28"/>
              </w:rPr>
            </w:pPr>
            <w:r>
              <w:rPr>
                <w:sz w:val="28"/>
                <w:szCs w:val="28"/>
              </w:rPr>
              <w:t>Đưa ra nhận định rằng PlayStation có thỏa thuận tiếp thị cho Call of Duty: Black Ops Cold War, không có ý kiến tích cực hay tiêu cực.</w:t>
            </w:r>
          </w:p>
        </w:tc>
      </w:tr>
      <w:tr w:rsidR="007D512B" w14:paraId="4291DD85" w14:textId="77777777">
        <w:tc>
          <w:tcPr>
            <w:tcW w:w="3257" w:type="dxa"/>
            <w:vMerge/>
          </w:tcPr>
          <w:p w14:paraId="6D27D261" w14:textId="77777777" w:rsidR="007D512B" w:rsidRDefault="007D512B">
            <w:pPr>
              <w:jc w:val="both"/>
              <w:rPr>
                <w:sz w:val="28"/>
                <w:szCs w:val="28"/>
              </w:rPr>
            </w:pPr>
          </w:p>
        </w:tc>
        <w:tc>
          <w:tcPr>
            <w:tcW w:w="3257" w:type="dxa"/>
          </w:tcPr>
          <w:p w14:paraId="2BBEC2F5" w14:textId="77777777" w:rsidR="007D512B" w:rsidRDefault="00000000">
            <w:pPr>
              <w:jc w:val="both"/>
              <w:rPr>
                <w:sz w:val="28"/>
                <w:szCs w:val="28"/>
              </w:rPr>
            </w:pPr>
            <w:r>
              <w:rPr>
                <w:sz w:val="28"/>
                <w:szCs w:val="28"/>
              </w:rPr>
              <w:t>Johnson&amp;Johnson to stop selling baby powder in US.</w:t>
            </w:r>
          </w:p>
        </w:tc>
        <w:tc>
          <w:tcPr>
            <w:tcW w:w="3257" w:type="dxa"/>
          </w:tcPr>
          <w:p w14:paraId="504A0440" w14:textId="77777777" w:rsidR="007D512B" w:rsidRDefault="00000000">
            <w:pPr>
              <w:jc w:val="both"/>
              <w:rPr>
                <w:sz w:val="28"/>
                <w:szCs w:val="28"/>
              </w:rPr>
            </w:pPr>
            <w:r>
              <w:rPr>
                <w:sz w:val="28"/>
                <w:szCs w:val="28"/>
              </w:rPr>
              <w:t xml:space="preserve">Thông tin về quyết định của Johnson &amp; Johnson </w:t>
            </w:r>
            <w:r>
              <w:rPr>
                <w:sz w:val="28"/>
                <w:szCs w:val="28"/>
              </w:rPr>
              <w:lastRenderedPageBreak/>
              <w:t>ngừng bán bột talc cho trẻ sơ sinh tại Hoa Kỳ, không phân biệt tích cực hay tiêu cực.</w:t>
            </w:r>
          </w:p>
        </w:tc>
      </w:tr>
      <w:tr w:rsidR="007D512B" w14:paraId="65879F34" w14:textId="77777777">
        <w:tc>
          <w:tcPr>
            <w:tcW w:w="3257" w:type="dxa"/>
            <w:vMerge/>
          </w:tcPr>
          <w:p w14:paraId="70EC2216" w14:textId="77777777" w:rsidR="007D512B" w:rsidRDefault="007D512B">
            <w:pPr>
              <w:jc w:val="both"/>
              <w:rPr>
                <w:sz w:val="28"/>
                <w:szCs w:val="28"/>
              </w:rPr>
            </w:pPr>
          </w:p>
        </w:tc>
        <w:tc>
          <w:tcPr>
            <w:tcW w:w="3257" w:type="dxa"/>
          </w:tcPr>
          <w:p w14:paraId="2DE49FFA" w14:textId="77777777" w:rsidR="007D512B" w:rsidRDefault="00000000">
            <w:pPr>
              <w:jc w:val="both"/>
              <w:rPr>
                <w:sz w:val="28"/>
                <w:szCs w:val="28"/>
              </w:rPr>
            </w:pPr>
            <w:r>
              <w:rPr>
                <w:sz w:val="28"/>
                <w:szCs w:val="28"/>
              </w:rPr>
              <w:t>This could go very well...or horribly wrong</w:t>
            </w:r>
          </w:p>
        </w:tc>
        <w:tc>
          <w:tcPr>
            <w:tcW w:w="3257" w:type="dxa"/>
          </w:tcPr>
          <w:p w14:paraId="36DA0892" w14:textId="77777777" w:rsidR="007D512B" w:rsidRDefault="00000000">
            <w:pPr>
              <w:jc w:val="both"/>
              <w:rPr>
                <w:sz w:val="28"/>
                <w:szCs w:val="28"/>
              </w:rPr>
            </w:pPr>
            <w:r>
              <w:rPr>
                <w:sz w:val="28"/>
                <w:szCs w:val="28"/>
              </w:rPr>
              <w:t>Một lời nhận xét về một tình huống không chắc chắn, người viết đang đánh giá sự tiềm năng của một việc gì đó có thể thành công hoặc thất bại.</w:t>
            </w:r>
          </w:p>
        </w:tc>
      </w:tr>
      <w:tr w:rsidR="007D512B" w14:paraId="366F9662" w14:textId="77777777">
        <w:tc>
          <w:tcPr>
            <w:tcW w:w="3257" w:type="dxa"/>
            <w:vMerge/>
          </w:tcPr>
          <w:p w14:paraId="1EF389C0" w14:textId="77777777" w:rsidR="007D512B" w:rsidRDefault="007D512B">
            <w:pPr>
              <w:jc w:val="both"/>
              <w:rPr>
                <w:sz w:val="28"/>
                <w:szCs w:val="28"/>
              </w:rPr>
            </w:pPr>
          </w:p>
        </w:tc>
        <w:tc>
          <w:tcPr>
            <w:tcW w:w="3257" w:type="dxa"/>
          </w:tcPr>
          <w:p w14:paraId="7FF847E3" w14:textId="77777777" w:rsidR="007D512B" w:rsidRDefault="00000000">
            <w:pPr>
              <w:jc w:val="both"/>
              <w:rPr>
                <w:sz w:val="28"/>
                <w:szCs w:val="28"/>
              </w:rPr>
            </w:pPr>
            <w:r>
              <w:rPr>
                <w:sz w:val="28"/>
                <w:szCs w:val="28"/>
              </w:rPr>
              <w:t>The Corruption and Knocking up of Overwatch Babes is a serious Mood atm... pic.twitter.com/QNy4kmgBLV</w:t>
            </w:r>
          </w:p>
        </w:tc>
        <w:tc>
          <w:tcPr>
            <w:tcW w:w="3257" w:type="dxa"/>
          </w:tcPr>
          <w:p w14:paraId="72EAD80E" w14:textId="77777777" w:rsidR="007D512B" w:rsidRDefault="00000000">
            <w:pPr>
              <w:jc w:val="both"/>
              <w:rPr>
                <w:sz w:val="28"/>
                <w:szCs w:val="28"/>
              </w:rPr>
            </w:pPr>
            <w:r>
              <w:rPr>
                <w:sz w:val="28"/>
                <w:szCs w:val="28"/>
              </w:rPr>
              <w:t>Đây là một bình luận châm biếm hoặc góc nhìn về các vấn đề nổi lên trong cộng đồng Overwatch, có thể liên quan đến các sự kiện hoặc nhận định chung về trò chơi.</w:t>
            </w:r>
          </w:p>
        </w:tc>
      </w:tr>
      <w:tr w:rsidR="007D512B" w14:paraId="7929F725" w14:textId="77777777">
        <w:tc>
          <w:tcPr>
            <w:tcW w:w="3257" w:type="dxa"/>
            <w:vMerge/>
          </w:tcPr>
          <w:p w14:paraId="71E90CD5" w14:textId="77777777" w:rsidR="007D512B" w:rsidRDefault="007D512B">
            <w:pPr>
              <w:jc w:val="both"/>
              <w:rPr>
                <w:sz w:val="28"/>
                <w:szCs w:val="28"/>
              </w:rPr>
            </w:pPr>
          </w:p>
        </w:tc>
        <w:tc>
          <w:tcPr>
            <w:tcW w:w="3257" w:type="dxa"/>
          </w:tcPr>
          <w:p w14:paraId="149E426A" w14:textId="77777777" w:rsidR="007D512B" w:rsidRDefault="00000000">
            <w:pPr>
              <w:jc w:val="both"/>
              <w:rPr>
                <w:sz w:val="28"/>
                <w:szCs w:val="28"/>
              </w:rPr>
            </w:pPr>
            <w:r>
              <w:rPr>
                <w:sz w:val="28"/>
                <w:szCs w:val="28"/>
              </w:rPr>
              <w:t xml:space="preserve">Solo Q and this freak </w:t>
            </w:r>
            <w:proofErr w:type="gramStart"/>
            <w:r>
              <w:rPr>
                <w:sz w:val="28"/>
                <w:szCs w:val="28"/>
              </w:rPr>
              <w:t>is</w:t>
            </w:r>
            <w:proofErr w:type="gramEnd"/>
            <w:r>
              <w:rPr>
                <w:sz w:val="28"/>
                <w:szCs w:val="28"/>
              </w:rPr>
              <w:t xml:space="preserve"> spinning as fast as he can to lower the FPS.</w:t>
            </w:r>
          </w:p>
        </w:tc>
        <w:tc>
          <w:tcPr>
            <w:tcW w:w="3257" w:type="dxa"/>
          </w:tcPr>
          <w:p w14:paraId="166699E0" w14:textId="77777777" w:rsidR="007D512B" w:rsidRDefault="00000000">
            <w:pPr>
              <w:jc w:val="both"/>
              <w:rPr>
                <w:sz w:val="28"/>
                <w:szCs w:val="28"/>
              </w:rPr>
            </w:pPr>
            <w:r>
              <w:rPr>
                <w:sz w:val="28"/>
                <w:szCs w:val="28"/>
              </w:rPr>
              <w:t>Mô tả một tình huống trong game khi đối thủ đang xoay nhanh nhất có thể để giảm FPS (khung hình mỗi giây), có thể là để gây khó chịu cho người chơi khác.</w:t>
            </w:r>
          </w:p>
        </w:tc>
      </w:tr>
      <w:tr w:rsidR="007D512B" w14:paraId="08553AD9" w14:textId="77777777">
        <w:tc>
          <w:tcPr>
            <w:tcW w:w="3257" w:type="dxa"/>
            <w:vMerge/>
          </w:tcPr>
          <w:p w14:paraId="59FB3F4D" w14:textId="77777777" w:rsidR="007D512B" w:rsidRDefault="007D512B">
            <w:pPr>
              <w:jc w:val="both"/>
              <w:rPr>
                <w:sz w:val="28"/>
                <w:szCs w:val="28"/>
              </w:rPr>
            </w:pPr>
          </w:p>
        </w:tc>
        <w:tc>
          <w:tcPr>
            <w:tcW w:w="3257" w:type="dxa"/>
          </w:tcPr>
          <w:p w14:paraId="16B8465D" w14:textId="77777777" w:rsidR="007D512B" w:rsidRDefault="00000000">
            <w:pPr>
              <w:jc w:val="both"/>
              <w:rPr>
                <w:sz w:val="28"/>
                <w:szCs w:val="28"/>
              </w:rPr>
            </w:pPr>
            <w:r>
              <w:rPr>
                <w:sz w:val="28"/>
                <w:szCs w:val="28"/>
              </w:rPr>
              <w:t xml:space="preserve">Great play </w:t>
            </w:r>
            <w:proofErr w:type="gramStart"/>
            <w:r>
              <w:rPr>
                <w:sz w:val="28"/>
                <w:szCs w:val="28"/>
              </w:rPr>
              <w:t>dude ,</w:t>
            </w:r>
            <w:proofErr w:type="gramEnd"/>
            <w:r>
              <w:rPr>
                <w:sz w:val="28"/>
                <w:szCs w:val="28"/>
              </w:rPr>
              <w:t xml:space="preserve"> what a good optic for the mk2 Carbine too </w:t>
            </w:r>
            <w:r>
              <w:rPr>
                <w:rFonts w:ascii="Segoe UI Emoji" w:hAnsi="Segoe UI Emoji" w:cs="Segoe UI Emoji"/>
                <w:sz w:val="28"/>
                <w:szCs w:val="28"/>
              </w:rPr>
              <w:t>👌</w:t>
            </w:r>
          </w:p>
        </w:tc>
        <w:tc>
          <w:tcPr>
            <w:tcW w:w="3257" w:type="dxa"/>
          </w:tcPr>
          <w:p w14:paraId="36702C03" w14:textId="77777777" w:rsidR="007D512B" w:rsidRDefault="00000000">
            <w:pPr>
              <w:jc w:val="both"/>
              <w:rPr>
                <w:sz w:val="28"/>
                <w:szCs w:val="28"/>
              </w:rPr>
            </w:pPr>
            <w:r>
              <w:rPr>
                <w:sz w:val="28"/>
                <w:szCs w:val="28"/>
              </w:rPr>
              <w:t>Lời khen về một pha chơi hay trong game, đồng thời đánh giá cao lựa chọn mục tiêu (optic) cho súng mk2 Carbine.</w:t>
            </w:r>
          </w:p>
        </w:tc>
      </w:tr>
      <w:tr w:rsidR="007D512B" w14:paraId="6FD44A51" w14:textId="77777777">
        <w:tc>
          <w:tcPr>
            <w:tcW w:w="3257" w:type="dxa"/>
            <w:vMerge/>
          </w:tcPr>
          <w:p w14:paraId="48BF3C72" w14:textId="77777777" w:rsidR="007D512B" w:rsidRDefault="007D512B">
            <w:pPr>
              <w:jc w:val="both"/>
              <w:rPr>
                <w:sz w:val="28"/>
                <w:szCs w:val="28"/>
              </w:rPr>
            </w:pPr>
          </w:p>
        </w:tc>
        <w:tc>
          <w:tcPr>
            <w:tcW w:w="3257" w:type="dxa"/>
          </w:tcPr>
          <w:p w14:paraId="6B7EC24B" w14:textId="77777777" w:rsidR="007D512B" w:rsidRDefault="00000000">
            <w:pPr>
              <w:spacing w:before="100" w:beforeAutospacing="1" w:after="100" w:afterAutospacing="1"/>
              <w:rPr>
                <w:sz w:val="28"/>
                <w:szCs w:val="28"/>
              </w:rPr>
            </w:pPr>
            <w:r>
              <w:rPr>
                <w:sz w:val="28"/>
                <w:szCs w:val="28"/>
              </w:rPr>
              <w:t>"#gtc20 - nice, motivational, and very accessible Nvidia/AI product fair + related tech talks"</w:t>
            </w:r>
          </w:p>
          <w:p w14:paraId="78F0B220" w14:textId="77777777" w:rsidR="007D512B" w:rsidRDefault="007D512B">
            <w:pPr>
              <w:spacing w:before="100" w:beforeAutospacing="1" w:after="100" w:afterAutospacing="1"/>
              <w:rPr>
                <w:sz w:val="28"/>
                <w:szCs w:val="28"/>
              </w:rPr>
            </w:pPr>
          </w:p>
          <w:p w14:paraId="44EE71A2" w14:textId="77777777" w:rsidR="007D512B" w:rsidRDefault="007D512B">
            <w:pPr>
              <w:jc w:val="both"/>
              <w:rPr>
                <w:sz w:val="28"/>
                <w:szCs w:val="28"/>
              </w:rPr>
            </w:pPr>
          </w:p>
        </w:tc>
        <w:tc>
          <w:tcPr>
            <w:tcW w:w="3257" w:type="dxa"/>
          </w:tcPr>
          <w:p w14:paraId="0A8A1F02" w14:textId="77777777" w:rsidR="007D512B" w:rsidRDefault="00000000">
            <w:pPr>
              <w:jc w:val="both"/>
              <w:rPr>
                <w:sz w:val="28"/>
                <w:szCs w:val="28"/>
              </w:rPr>
            </w:pPr>
            <w:r>
              <w:rPr>
                <w:sz w:val="28"/>
                <w:szCs w:val="28"/>
              </w:rPr>
              <w:t>Đánh giá tích cực về sự kiện GTC (GPU Technology Conference) 2020 của Nvidia, mô tả nó là một sự kiện thú vị, truyền cảm hứng và dễ tiếp cận, với các hội thảo về công nghệ AI.</w:t>
            </w:r>
          </w:p>
        </w:tc>
      </w:tr>
      <w:tr w:rsidR="007D512B" w14:paraId="181F6E19" w14:textId="77777777">
        <w:tc>
          <w:tcPr>
            <w:tcW w:w="3257" w:type="dxa"/>
          </w:tcPr>
          <w:p w14:paraId="3E340747" w14:textId="77777777" w:rsidR="007D512B" w:rsidRDefault="007D512B">
            <w:pPr>
              <w:jc w:val="both"/>
              <w:rPr>
                <w:sz w:val="28"/>
                <w:szCs w:val="28"/>
              </w:rPr>
            </w:pPr>
          </w:p>
        </w:tc>
        <w:tc>
          <w:tcPr>
            <w:tcW w:w="3257" w:type="dxa"/>
          </w:tcPr>
          <w:p w14:paraId="6D080063" w14:textId="77777777" w:rsidR="007D512B" w:rsidRDefault="00000000">
            <w:pPr>
              <w:jc w:val="both"/>
              <w:rPr>
                <w:sz w:val="28"/>
                <w:szCs w:val="28"/>
              </w:rPr>
            </w:pPr>
            <w:r>
              <w:rPr>
                <w:sz w:val="28"/>
                <w:szCs w:val="28"/>
              </w:rPr>
              <w:t>Umm @PlayApex when I died it said Bug This pic.twitter.com/bzMHzbadOF</w:t>
            </w:r>
          </w:p>
        </w:tc>
        <w:tc>
          <w:tcPr>
            <w:tcW w:w="3257" w:type="dxa"/>
          </w:tcPr>
          <w:p w14:paraId="6703CEBF" w14:textId="77777777" w:rsidR="007D512B" w:rsidRDefault="00000000">
            <w:pPr>
              <w:jc w:val="both"/>
              <w:rPr>
                <w:sz w:val="28"/>
                <w:szCs w:val="28"/>
              </w:rPr>
            </w:pPr>
            <w:r>
              <w:rPr>
                <w:sz w:val="28"/>
                <w:szCs w:val="28"/>
              </w:rPr>
              <w:t>Người viết đang báo cáo về một lỗi (bug) họ gặp phải khi chơi Apex Legends, và họ đính kèm một hình ảnh để minh họa vấn đề này.</w:t>
            </w:r>
          </w:p>
        </w:tc>
      </w:tr>
      <w:tr w:rsidR="007D512B" w14:paraId="09DEEF14" w14:textId="77777777">
        <w:tc>
          <w:tcPr>
            <w:tcW w:w="3257" w:type="dxa"/>
          </w:tcPr>
          <w:p w14:paraId="08CF8077" w14:textId="77777777" w:rsidR="007D512B" w:rsidRDefault="007D512B">
            <w:pPr>
              <w:jc w:val="both"/>
              <w:rPr>
                <w:sz w:val="28"/>
                <w:szCs w:val="28"/>
              </w:rPr>
            </w:pPr>
          </w:p>
        </w:tc>
        <w:tc>
          <w:tcPr>
            <w:tcW w:w="3257" w:type="dxa"/>
          </w:tcPr>
          <w:p w14:paraId="1B7FFE5E" w14:textId="77777777" w:rsidR="007D512B" w:rsidRDefault="00000000">
            <w:pPr>
              <w:jc w:val="both"/>
              <w:rPr>
                <w:sz w:val="28"/>
                <w:szCs w:val="28"/>
              </w:rPr>
            </w:pPr>
            <w:r>
              <w:rPr>
                <w:sz w:val="28"/>
                <w:szCs w:val="28"/>
              </w:rPr>
              <w:t>CSGO WIngman (Im Silver dont bully) twitch.tv/lprezh</w:t>
            </w:r>
          </w:p>
        </w:tc>
        <w:tc>
          <w:tcPr>
            <w:tcW w:w="3257" w:type="dxa"/>
          </w:tcPr>
          <w:p w14:paraId="184E2B47" w14:textId="77777777" w:rsidR="007D512B" w:rsidRDefault="00000000">
            <w:pPr>
              <w:jc w:val="both"/>
              <w:rPr>
                <w:sz w:val="28"/>
                <w:szCs w:val="28"/>
              </w:rPr>
            </w:pPr>
            <w:r>
              <w:rPr>
                <w:sz w:val="28"/>
                <w:szCs w:val="28"/>
              </w:rPr>
              <w:t xml:space="preserve">Người viết đang chia sẻ thông tin về việc chơi game CSGO trong chế độ Wingman trên kênh Twitch của họ, cũng nhắc nhở rằng họ là </w:t>
            </w:r>
            <w:proofErr w:type="gramStart"/>
            <w:r>
              <w:rPr>
                <w:sz w:val="28"/>
                <w:szCs w:val="28"/>
              </w:rPr>
              <w:t>Silver</w:t>
            </w:r>
            <w:proofErr w:type="gramEnd"/>
            <w:r>
              <w:rPr>
                <w:sz w:val="28"/>
                <w:szCs w:val="28"/>
              </w:rPr>
              <w:t xml:space="preserve"> rank và mong không bị bắt nạt.</w:t>
            </w:r>
          </w:p>
        </w:tc>
      </w:tr>
    </w:tbl>
    <w:p w14:paraId="322EDF7C" w14:textId="77777777" w:rsidR="007D512B" w:rsidRDefault="007D512B">
      <w:bookmarkStart w:id="10" w:name="_Toc170492133"/>
    </w:p>
    <w:p w14:paraId="4B405C9B" w14:textId="77777777" w:rsidR="007D512B" w:rsidRDefault="00000000">
      <w:pPr>
        <w:pStyle w:val="Heading1"/>
        <w:jc w:val="center"/>
        <w:rPr>
          <w:rFonts w:ascii="Times New Roman" w:hAnsi="Times New Roman" w:cs="Times New Roman"/>
          <w:color w:val="auto"/>
        </w:rPr>
      </w:pPr>
      <w:r>
        <w:rPr>
          <w:rFonts w:ascii="Times New Roman" w:hAnsi="Times New Roman" w:cs="Times New Roman"/>
          <w:color w:val="auto"/>
        </w:rPr>
        <w:lastRenderedPageBreak/>
        <w:t xml:space="preserve">Phần 3: </w:t>
      </w:r>
      <w:r>
        <w:rPr>
          <w:rFonts w:ascii="Times New Roman" w:hAnsi="Times New Roman" w:cs="Times New Roman"/>
          <w:color w:val="auto"/>
        </w:rPr>
        <w:br/>
        <w:t>PHƯƠNG PHÁP THỰC HIỆN</w:t>
      </w:r>
      <w:bookmarkEnd w:id="10"/>
    </w:p>
    <w:p w14:paraId="7F2D87DD" w14:textId="77777777" w:rsidR="007D512B" w:rsidRDefault="007D512B">
      <w:pPr>
        <w:pStyle w:val="ListParagraph"/>
        <w:numPr>
          <w:ilvl w:val="0"/>
          <w:numId w:val="5"/>
        </w:numPr>
        <w:rPr>
          <w:b/>
          <w:vanish/>
          <w:sz w:val="28"/>
          <w:szCs w:val="28"/>
        </w:rPr>
      </w:pPr>
    </w:p>
    <w:p w14:paraId="10C21629" w14:textId="77777777" w:rsidR="007D512B" w:rsidRDefault="00000000">
      <w:pPr>
        <w:pStyle w:val="Muc"/>
        <w:numPr>
          <w:ilvl w:val="0"/>
          <w:numId w:val="0"/>
        </w:numPr>
        <w:tabs>
          <w:tab w:val="clear" w:pos="6480"/>
          <w:tab w:val="clear" w:pos="8788"/>
        </w:tabs>
        <w:jc w:val="both"/>
        <w:outlineLvl w:val="1"/>
        <w:rPr>
          <w:sz w:val="28"/>
        </w:rPr>
      </w:pPr>
      <w:bookmarkStart w:id="11" w:name="_Toc170492134"/>
      <w:r>
        <w:rPr>
          <w:sz w:val="28"/>
        </w:rPr>
        <w:t>3.1 Phương pháp BERT</w:t>
      </w:r>
      <w:bookmarkStart w:id="12" w:name="_Toc113449136"/>
      <w:bookmarkEnd w:id="11"/>
    </w:p>
    <w:p w14:paraId="00D8D387" w14:textId="77777777" w:rsidR="007D512B" w:rsidRDefault="00000000">
      <w:pPr>
        <w:pStyle w:val="Muc"/>
        <w:numPr>
          <w:ilvl w:val="0"/>
          <w:numId w:val="0"/>
        </w:numPr>
        <w:tabs>
          <w:tab w:val="clear" w:pos="6480"/>
          <w:tab w:val="clear" w:pos="8788"/>
        </w:tabs>
        <w:jc w:val="both"/>
        <w:outlineLvl w:val="2"/>
        <w:rPr>
          <w:sz w:val="28"/>
        </w:rPr>
      </w:pPr>
      <w:bookmarkStart w:id="13" w:name="_Toc170492135"/>
      <w:bookmarkEnd w:id="12"/>
      <w:r>
        <w:rPr>
          <w:sz w:val="28"/>
        </w:rPr>
        <w:t>3.1.1 Kiến trúc mô hình Transformer</w:t>
      </w:r>
      <w:bookmarkEnd w:id="13"/>
    </w:p>
    <w:p w14:paraId="1937911A" w14:textId="77777777" w:rsidR="007D512B" w:rsidRDefault="00000000">
      <w:pPr>
        <w:pStyle w:val="Muc"/>
        <w:numPr>
          <w:ilvl w:val="0"/>
          <w:numId w:val="0"/>
        </w:numPr>
        <w:tabs>
          <w:tab w:val="clear" w:pos="6480"/>
          <w:tab w:val="clear" w:pos="8788"/>
        </w:tabs>
        <w:jc w:val="both"/>
        <w:rPr>
          <w:b w:val="0"/>
          <w:sz w:val="28"/>
        </w:rPr>
      </w:pPr>
      <w:r>
        <w:rPr>
          <w:b w:val="0"/>
          <w:bCs/>
          <w:sz w:val="28"/>
        </w:rPr>
        <w:t>Transformer là một kiến trúc mô hình học sâu dựa trên cơ chế self-attention, cho phép mô hình này hiểu được mối quan hệ giữa các từ trong một câu mà không cần đến kiến trúc tuần tự truyền thống như RNN (Recurrent Neural Networks) hay LSTM (Long Short-Term Memory). Transformer có khả năng xử lý toàn bộ câu cùng một lúc, điều này giúp tăng tốc độ huấn luyện và cải thiện hiệu quả xử lý.</w:t>
      </w:r>
    </w:p>
    <w:p w14:paraId="03C648A0" w14:textId="77777777" w:rsidR="007D512B" w:rsidRDefault="00000000">
      <w:pPr>
        <w:pStyle w:val="Muc"/>
        <w:numPr>
          <w:ilvl w:val="0"/>
          <w:numId w:val="0"/>
        </w:numPr>
        <w:jc w:val="both"/>
        <w:rPr>
          <w:b w:val="0"/>
          <w:sz w:val="28"/>
        </w:rPr>
      </w:pPr>
      <w:r>
        <w:rPr>
          <w:b w:val="0"/>
          <w:sz w:val="28"/>
        </w:rPr>
        <w:t>Cốt lõi của transformer là attension mechanism (cơ chế tập trung), giúp mô hình tập trung vào các phần quan trọng của văn bản để đưa ra dự đoán chính xác hơn.</w:t>
      </w:r>
    </w:p>
    <w:p w14:paraId="68DCC740" w14:textId="77777777" w:rsidR="007D512B" w:rsidRDefault="00000000">
      <w:pPr>
        <w:pStyle w:val="Muc"/>
        <w:numPr>
          <w:ilvl w:val="0"/>
          <w:numId w:val="0"/>
        </w:numPr>
        <w:ind w:left="360" w:hanging="360"/>
        <w:jc w:val="both"/>
        <w:rPr>
          <w:b w:val="0"/>
          <w:sz w:val="28"/>
        </w:rPr>
      </w:pPr>
      <w:r>
        <w:rPr>
          <w:b w:val="0"/>
          <w:sz w:val="28"/>
        </w:rPr>
        <w:t>Transformer được cấu trúc thành hai phần chính là encoder và decoder.</w:t>
      </w:r>
    </w:p>
    <w:p w14:paraId="78D4CF61" w14:textId="77777777" w:rsidR="007D512B" w:rsidRDefault="00000000">
      <w:pPr>
        <w:pStyle w:val="Muc"/>
        <w:numPr>
          <w:ilvl w:val="0"/>
          <w:numId w:val="0"/>
        </w:numPr>
        <w:ind w:left="360"/>
        <w:jc w:val="both"/>
        <w:rPr>
          <w:b w:val="0"/>
          <w:sz w:val="28"/>
        </w:rPr>
      </w:pPr>
      <w:r>
        <w:rPr>
          <w:b w:val="0"/>
          <w:sz w:val="28"/>
        </w:rPr>
        <w:t>Encoder: Encoder xử lý dữ liệu đầu vào và nén dữ liệu vào vùng nhớ hoặc context mà Decoder có thể sử dụng sau đó.</w:t>
      </w:r>
    </w:p>
    <w:p w14:paraId="1724BEC4" w14:textId="77777777" w:rsidR="007D512B" w:rsidRDefault="00000000">
      <w:pPr>
        <w:pStyle w:val="Muc"/>
        <w:numPr>
          <w:ilvl w:val="0"/>
          <w:numId w:val="0"/>
        </w:numPr>
        <w:ind w:left="360"/>
        <w:jc w:val="both"/>
        <w:rPr>
          <w:b w:val="0"/>
          <w:sz w:val="28"/>
        </w:rPr>
      </w:pPr>
      <w:r>
        <w:rPr>
          <w:b w:val="0"/>
          <w:sz w:val="28"/>
        </w:rPr>
        <w:t>Decoder: Decoder nhận đầu vào từ đầu ra của Encoder (gọi là "Encoded input") kết hợp với một chuỗi đầu vào khác (gọi là "Target") để tạo ra chuỗi đầu ra cuối cùng.</w:t>
      </w:r>
    </w:p>
    <w:p w14:paraId="77B728DC" w14:textId="77777777" w:rsidR="007D512B" w:rsidRDefault="00000000">
      <w:pPr>
        <w:pStyle w:val="Muc"/>
        <w:numPr>
          <w:ilvl w:val="0"/>
          <w:numId w:val="0"/>
        </w:numPr>
        <w:jc w:val="both"/>
        <w:rPr>
          <w:b w:val="0"/>
          <w:sz w:val="28"/>
        </w:rPr>
      </w:pPr>
      <w:r>
        <w:rPr>
          <w:b w:val="0"/>
          <w:sz w:val="28"/>
        </w:rPr>
        <w:t xml:space="preserve">Mỗi encoder và decoder đều bao gồm nhiều lớp, mỗi lớp chứa các thành phần self-attention và feed-forward neural networks. </w:t>
      </w:r>
    </w:p>
    <w:p w14:paraId="48A780F3" w14:textId="77777777" w:rsidR="007D512B" w:rsidRDefault="00000000">
      <w:pPr>
        <w:pStyle w:val="ChuThichHinh"/>
        <w:spacing w:line="360" w:lineRule="auto"/>
        <w:rPr>
          <w:b/>
          <w:bCs/>
          <w:sz w:val="28"/>
        </w:rPr>
      </w:pPr>
      <w:r>
        <w:rPr>
          <w:noProof/>
          <w:sz w:val="28"/>
        </w:rPr>
        <w:lastRenderedPageBreak/>
        <w:drawing>
          <wp:inline distT="0" distB="0" distL="0" distR="0" wp14:anchorId="7CBF8FA6" wp14:editId="5BF6DB4C">
            <wp:extent cx="3573780" cy="3520440"/>
            <wp:effectExtent l="0" t="0" r="7620" b="3810"/>
            <wp:docPr id="142588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0609" name="Picture 1"/>
                    <pic:cNvPicPr>
                      <a:picLocks noChangeAspect="1"/>
                    </pic:cNvPicPr>
                  </pic:nvPicPr>
                  <pic:blipFill>
                    <a:blip r:embed="rId17"/>
                    <a:stretch>
                      <a:fillRect/>
                    </a:stretch>
                  </pic:blipFill>
                  <pic:spPr>
                    <a:xfrm>
                      <a:off x="0" y="0"/>
                      <a:ext cx="3581039" cy="3527591"/>
                    </a:xfrm>
                    <a:prstGeom prst="rect">
                      <a:avLst/>
                    </a:prstGeom>
                  </pic:spPr>
                </pic:pic>
              </a:graphicData>
            </a:graphic>
          </wp:inline>
        </w:drawing>
      </w:r>
    </w:p>
    <w:p w14:paraId="5D0ABC06" w14:textId="77777777" w:rsidR="007D512B" w:rsidRDefault="00000000">
      <w:pPr>
        <w:pStyle w:val="ChuThichHinh"/>
        <w:spacing w:line="360" w:lineRule="auto"/>
        <w:rPr>
          <w:bCs/>
          <w:sz w:val="28"/>
        </w:rPr>
      </w:pPr>
      <w:r>
        <w:rPr>
          <w:bCs/>
          <w:sz w:val="28"/>
        </w:rPr>
        <w:t>Hình 3.1 Kiến trúc mô hình Transformer</w:t>
      </w:r>
    </w:p>
    <w:p w14:paraId="7FDC1289" w14:textId="77777777" w:rsidR="007D512B" w:rsidRDefault="00000000">
      <w:pPr>
        <w:pStyle w:val="Heading3"/>
        <w:rPr>
          <w:rFonts w:cs="Times New Roman"/>
          <w:b/>
          <w:bCs/>
          <w:color w:val="auto"/>
        </w:rPr>
      </w:pPr>
      <w:bookmarkStart w:id="14" w:name="_Toc170492136"/>
      <w:r>
        <w:rPr>
          <w:rFonts w:cs="Times New Roman"/>
          <w:b/>
          <w:bCs/>
          <w:color w:val="auto"/>
        </w:rPr>
        <w:t>3.1.2 Kiến trúc mô hình Bert</w:t>
      </w:r>
      <w:bookmarkEnd w:id="14"/>
    </w:p>
    <w:p w14:paraId="38C0023D" w14:textId="77777777" w:rsidR="007D512B" w:rsidRDefault="00000000">
      <w:pPr>
        <w:pStyle w:val="ChuThichHinh"/>
        <w:spacing w:line="360" w:lineRule="auto"/>
        <w:rPr>
          <w:sz w:val="28"/>
        </w:rPr>
      </w:pPr>
      <w:r>
        <w:rPr>
          <w:noProof/>
          <w:sz w:val="28"/>
        </w:rPr>
        <w:drawing>
          <wp:inline distT="0" distB="0" distL="0" distR="0" wp14:anchorId="2847E686" wp14:editId="69637C71">
            <wp:extent cx="5897880" cy="1234440"/>
            <wp:effectExtent l="0" t="0" r="7620" b="3810"/>
            <wp:docPr id="28" name="image32.png" descr="A diagram of a food forward&#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32.png" descr="A diagram of a food forward&#10;&#10;Description automatically generated"/>
                    <pic:cNvPicPr preferRelativeResize="0"/>
                  </pic:nvPicPr>
                  <pic:blipFill>
                    <a:blip r:embed="rId18"/>
                    <a:srcRect/>
                    <a:stretch>
                      <a:fillRect/>
                    </a:stretch>
                  </pic:blipFill>
                  <pic:spPr>
                    <a:xfrm>
                      <a:off x="0" y="0"/>
                      <a:ext cx="5897880" cy="1234440"/>
                    </a:xfrm>
                    <a:prstGeom prst="rect">
                      <a:avLst/>
                    </a:prstGeom>
                  </pic:spPr>
                </pic:pic>
              </a:graphicData>
            </a:graphic>
          </wp:inline>
        </w:drawing>
      </w:r>
    </w:p>
    <w:p w14:paraId="3922AA5D" w14:textId="77777777" w:rsidR="007D512B" w:rsidRDefault="00000000">
      <w:pPr>
        <w:pStyle w:val="ChuThichHinh"/>
        <w:spacing w:line="360" w:lineRule="auto"/>
        <w:rPr>
          <w:sz w:val="28"/>
        </w:rPr>
      </w:pPr>
      <w:r>
        <w:rPr>
          <w:sz w:val="28"/>
        </w:rPr>
        <w:t>Hình 3.3 Kiến trúc mô hình Bert</w:t>
      </w:r>
    </w:p>
    <w:p w14:paraId="01EE8137" w14:textId="77777777" w:rsidR="007D512B" w:rsidRDefault="00000000">
      <w:pPr>
        <w:jc w:val="both"/>
        <w:rPr>
          <w:sz w:val="28"/>
          <w:szCs w:val="28"/>
        </w:rPr>
      </w:pPr>
      <w:r>
        <w:rPr>
          <w:sz w:val="28"/>
          <w:szCs w:val="28"/>
        </w:rPr>
        <w:t xml:space="preserve">Các khối encoder tạo ra các embedding cho tất cả các từ một cách đồng thời trong câu. Những embedding này là những vector chứa đựng ý nghĩa của các từ trong câu. Khối encoder học ngôn ngữ là gì, học cú pháp của ngôn ngữ và quan trọng nhất là sẽ học được ngữ cảnh của ngôn ngữ. Vì vậy nếu xếp chồng các khối encoder này với nhau chúng ta sẽ có được mô hình BERT (Bidirectional Encoder Representation from </w:t>
      </w:r>
      <w:proofErr w:type="gramStart"/>
      <w:r>
        <w:rPr>
          <w:sz w:val="28"/>
          <w:szCs w:val="28"/>
        </w:rPr>
        <w:t>Transformer )</w:t>
      </w:r>
      <w:proofErr w:type="gramEnd"/>
    </w:p>
    <w:p w14:paraId="35DFBCC6" w14:textId="77777777" w:rsidR="007D512B" w:rsidRDefault="00000000">
      <w:pPr>
        <w:pStyle w:val="Heading3"/>
        <w:rPr>
          <w:rFonts w:cs="Times New Roman"/>
          <w:b/>
          <w:bCs/>
          <w:color w:val="auto"/>
        </w:rPr>
      </w:pPr>
      <w:bookmarkStart w:id="15" w:name="_Toc170492137"/>
      <w:r>
        <w:rPr>
          <w:rFonts w:cs="Times New Roman"/>
          <w:b/>
          <w:bCs/>
          <w:color w:val="auto"/>
        </w:rPr>
        <w:lastRenderedPageBreak/>
        <w:t>3.1.3 Pretraining task</w:t>
      </w:r>
      <w:bookmarkEnd w:id="15"/>
    </w:p>
    <w:p w14:paraId="6359CEB2" w14:textId="77777777" w:rsidR="007D512B" w:rsidRDefault="00000000">
      <w:pPr>
        <w:pStyle w:val="ChuThichHinh"/>
        <w:spacing w:line="360" w:lineRule="auto"/>
        <w:rPr>
          <w:sz w:val="28"/>
        </w:rPr>
      </w:pPr>
      <w:r>
        <w:rPr>
          <w:noProof/>
          <w:sz w:val="28"/>
        </w:rPr>
        <w:drawing>
          <wp:inline distT="0" distB="0" distL="0" distR="0" wp14:anchorId="28A9EC1F" wp14:editId="19D41869">
            <wp:extent cx="3695700" cy="2842260"/>
            <wp:effectExtent l="0" t="0" r="0" b="0"/>
            <wp:docPr id="1065269589" name="Picture 10" descr="A diagram of a mask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9589" name="Picture 10" descr="A diagram of a masking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27961" cy="2867071"/>
                    </a:xfrm>
                    <a:prstGeom prst="rect">
                      <a:avLst/>
                    </a:prstGeom>
                    <a:noFill/>
                    <a:ln>
                      <a:noFill/>
                    </a:ln>
                  </pic:spPr>
                </pic:pic>
              </a:graphicData>
            </a:graphic>
          </wp:inline>
        </w:drawing>
      </w:r>
    </w:p>
    <w:p w14:paraId="075B808C" w14:textId="77777777" w:rsidR="007D512B" w:rsidRDefault="00000000">
      <w:pPr>
        <w:pStyle w:val="ChuThichHinh"/>
        <w:spacing w:line="360" w:lineRule="auto"/>
        <w:rPr>
          <w:sz w:val="28"/>
        </w:rPr>
      </w:pPr>
      <w:r>
        <w:rPr>
          <w:sz w:val="28"/>
        </w:rPr>
        <w:t>Hình 3.2: Pre-training</w:t>
      </w:r>
    </w:p>
    <w:p w14:paraId="5C5F3454" w14:textId="77777777" w:rsidR="007D512B" w:rsidRDefault="00000000">
      <w:pPr>
        <w:pStyle w:val="NormalWeb"/>
        <w:jc w:val="both"/>
        <w:rPr>
          <w:b/>
          <w:sz w:val="28"/>
          <w:szCs w:val="28"/>
        </w:rPr>
      </w:pPr>
      <w:r>
        <w:rPr>
          <w:b/>
          <w:sz w:val="28"/>
          <w:szCs w:val="28"/>
        </w:rPr>
        <w:t>Masked LM(MLM)</w:t>
      </w:r>
    </w:p>
    <w:p w14:paraId="4B676091" w14:textId="77777777" w:rsidR="007D512B" w:rsidRDefault="00000000">
      <w:pPr>
        <w:pStyle w:val="NormalWeb"/>
        <w:ind w:left="720"/>
        <w:jc w:val="both"/>
        <w:rPr>
          <w:sz w:val="28"/>
          <w:szCs w:val="28"/>
        </w:rPr>
      </w:pPr>
      <w:r>
        <w:rPr>
          <w:sz w:val="28"/>
          <w:szCs w:val="28"/>
        </w:rPr>
        <w:t>Masked LM giúp cho BERT hiểu được mối quan hệ giữa các từ trong câu và học được biểu diễn phản ánh ngữ nghĩa của từ dựa trên ngữ cảnh.</w:t>
      </w:r>
    </w:p>
    <w:p w14:paraId="57F083A6" w14:textId="77777777" w:rsidR="007D512B" w:rsidRDefault="00000000">
      <w:pPr>
        <w:pStyle w:val="NormalWeb"/>
        <w:ind w:left="720"/>
        <w:jc w:val="both"/>
        <w:rPr>
          <w:sz w:val="28"/>
          <w:szCs w:val="28"/>
        </w:rPr>
      </w:pPr>
      <w:r>
        <w:rPr>
          <w:rStyle w:val="Strong"/>
          <w:rFonts w:eastAsiaTheme="majorEastAsia"/>
          <w:b w:val="0"/>
          <w:sz w:val="28"/>
          <w:szCs w:val="28"/>
        </w:rPr>
        <w:t>Masking tokens</w:t>
      </w:r>
      <w:r>
        <w:rPr>
          <w:sz w:val="28"/>
          <w:szCs w:val="28"/>
        </w:rPr>
        <w:t xml:space="preserve">: Ngẫu nhiên chọn một số token trong câu để thay thế bằng token </w:t>
      </w:r>
      <w:r>
        <w:rPr>
          <w:rStyle w:val="HTMLCode"/>
          <w:rFonts w:ascii="Times New Roman" w:eastAsiaTheme="majorEastAsia" w:hAnsi="Times New Roman" w:cs="Times New Roman"/>
          <w:sz w:val="28"/>
          <w:szCs w:val="28"/>
        </w:rPr>
        <w:t>[MASK]</w:t>
      </w:r>
      <w:r>
        <w:rPr>
          <w:sz w:val="28"/>
          <w:szCs w:val="28"/>
        </w:rPr>
        <w:t>.</w:t>
      </w:r>
    </w:p>
    <w:p w14:paraId="40F76380" w14:textId="77777777" w:rsidR="007D512B" w:rsidRDefault="00000000">
      <w:pPr>
        <w:numPr>
          <w:ilvl w:val="1"/>
          <w:numId w:val="6"/>
        </w:numPr>
        <w:spacing w:before="100" w:beforeAutospacing="1" w:after="100" w:afterAutospacing="1"/>
        <w:jc w:val="both"/>
        <w:rPr>
          <w:sz w:val="28"/>
          <w:szCs w:val="28"/>
        </w:rPr>
      </w:pPr>
      <w:r>
        <w:rPr>
          <w:sz w:val="28"/>
          <w:szCs w:val="28"/>
        </w:rPr>
        <w:t xml:space="preserve">80% tokens được chọn sẽ bị thay thế bởi </w:t>
      </w:r>
      <w:r>
        <w:rPr>
          <w:rStyle w:val="HTMLCode"/>
          <w:rFonts w:ascii="Times New Roman" w:eastAsiaTheme="majorEastAsia" w:hAnsi="Times New Roman" w:cs="Times New Roman"/>
          <w:sz w:val="28"/>
          <w:szCs w:val="28"/>
        </w:rPr>
        <w:t>[MASK]</w:t>
      </w:r>
      <w:r>
        <w:rPr>
          <w:sz w:val="28"/>
          <w:szCs w:val="28"/>
        </w:rPr>
        <w:t>.</w:t>
      </w:r>
    </w:p>
    <w:p w14:paraId="6DB10A6D" w14:textId="77777777" w:rsidR="007D512B" w:rsidRDefault="00000000">
      <w:pPr>
        <w:numPr>
          <w:ilvl w:val="1"/>
          <w:numId w:val="6"/>
        </w:numPr>
        <w:spacing w:before="100" w:beforeAutospacing="1" w:after="100" w:afterAutospacing="1"/>
        <w:jc w:val="both"/>
        <w:rPr>
          <w:sz w:val="28"/>
          <w:szCs w:val="28"/>
        </w:rPr>
      </w:pPr>
      <w:r>
        <w:rPr>
          <w:sz w:val="28"/>
          <w:szCs w:val="28"/>
        </w:rPr>
        <w:t>10% tokens được chọn sẽ bị thay thế bằng một token ngẫu nhiên từ từ điển.</w:t>
      </w:r>
    </w:p>
    <w:p w14:paraId="3BE9EB23" w14:textId="77777777" w:rsidR="007D512B" w:rsidRDefault="00000000">
      <w:pPr>
        <w:numPr>
          <w:ilvl w:val="1"/>
          <w:numId w:val="6"/>
        </w:numPr>
        <w:spacing w:before="100" w:beforeAutospacing="1" w:after="100" w:afterAutospacing="1"/>
        <w:jc w:val="both"/>
        <w:rPr>
          <w:sz w:val="28"/>
          <w:szCs w:val="28"/>
        </w:rPr>
      </w:pPr>
      <w:r>
        <w:rPr>
          <w:sz w:val="28"/>
          <w:szCs w:val="28"/>
        </w:rPr>
        <w:t>10% còn lại sẽ được giữ nguyên.</w:t>
      </w:r>
    </w:p>
    <w:p w14:paraId="17EE7B27" w14:textId="77777777" w:rsidR="007D512B" w:rsidRDefault="00000000">
      <w:pPr>
        <w:pStyle w:val="ChuThichHinh"/>
        <w:jc w:val="left"/>
        <w:rPr>
          <w:sz w:val="28"/>
        </w:rPr>
      </w:pPr>
      <w:r>
        <w:rPr>
          <w:noProof/>
          <w:sz w:val="28"/>
        </w:rPr>
        <w:lastRenderedPageBreak/>
        <mc:AlternateContent>
          <mc:Choice Requires="wps">
            <w:drawing>
              <wp:inline distT="0" distB="0" distL="0" distR="0" wp14:anchorId="78B941FE" wp14:editId="7625A2E8">
                <wp:extent cx="304800" cy="304800"/>
                <wp:effectExtent l="0" t="0" r="0" b="0"/>
                <wp:docPr id="80370100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fMlnTSAAAAAwEAAA8AAAAAAAAAAQAgAAAAIgAAAGRycy9kb3du&#10;cmV2LnhtbFBLAQIUABQAAAAIAIdO4kDoQc/dBQIAABoEAAAOAAAAAAAAAAEAIAAAACEBAABkcnMv&#10;ZTJvRG9jLnhtbFBLBQYAAAAABgAGAFkBAACYBQAAAAA=&#10;">
                <v:fill on="f" focussize="0,0"/>
                <v:stroke on="f"/>
                <v:imagedata o:title=""/>
                <o:lock v:ext="edit" aspectratio="t"/>
                <w10:wrap type="none"/>
                <w10:anchorlock/>
              </v:rect>
            </w:pict>
          </mc:Fallback>
        </mc:AlternateContent>
      </w:r>
      <w:r>
        <w:rPr>
          <w:sz w:val="28"/>
        </w:rPr>
        <w:tab/>
      </w:r>
      <w:r>
        <w:rPr>
          <w:noProof/>
          <w:sz w:val="28"/>
        </w:rPr>
        <mc:AlternateContent>
          <mc:Choice Requires="wps">
            <w:drawing>
              <wp:inline distT="0" distB="0" distL="0" distR="0" wp14:anchorId="1CE7A561" wp14:editId="7DC040E4">
                <wp:extent cx="304800" cy="304800"/>
                <wp:effectExtent l="0" t="0" r="0" b="0"/>
                <wp:docPr id="101152804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3"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8yWdNIAAAADAQAADwAAAAAAAAABACAAAAAiAAAAZHJzL2Rvd25y&#10;ZXYueG1sUEsBAhQAFAAAAAgAh07iQN9eD1AEAgAAGwQAAA4AAAAAAAAAAQAgAAAAIQEAAGRycy9l&#10;Mm9Eb2MueG1sUEsFBgAAAAAGAAYAWQEAAJcFAAAAAA==&#10;">
                <v:fill on="f" focussize="0,0"/>
                <v:stroke on="f"/>
                <v:imagedata o:title=""/>
                <o:lock v:ext="edit" aspectratio="t"/>
                <w10:wrap type="none"/>
                <w10:anchorlock/>
              </v:rect>
            </w:pict>
          </mc:Fallback>
        </mc:AlternateContent>
      </w:r>
      <w:r>
        <w:rPr>
          <w:noProof/>
          <w:sz w:val="28"/>
        </w:rPr>
        <w:drawing>
          <wp:inline distT="0" distB="0" distL="0" distR="0" wp14:anchorId="5386760B" wp14:editId="686B70B7">
            <wp:extent cx="4305300" cy="5730240"/>
            <wp:effectExtent l="0" t="0" r="0" b="3810"/>
            <wp:docPr id="158766072" name="Picture 5" descr="PDF] Masked Language Model Scor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072" name="Picture 5" descr="PDF] Masked Language Model Scoring | Semantic Scho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05300" cy="5730240"/>
                    </a:xfrm>
                    <a:prstGeom prst="rect">
                      <a:avLst/>
                    </a:prstGeom>
                    <a:noFill/>
                    <a:ln>
                      <a:noFill/>
                    </a:ln>
                  </pic:spPr>
                </pic:pic>
              </a:graphicData>
            </a:graphic>
          </wp:inline>
        </w:drawing>
      </w:r>
    </w:p>
    <w:p w14:paraId="32F74E0D" w14:textId="77777777" w:rsidR="007D512B" w:rsidRDefault="00000000">
      <w:pPr>
        <w:jc w:val="center"/>
        <w:rPr>
          <w:sz w:val="28"/>
          <w:szCs w:val="28"/>
        </w:rPr>
      </w:pPr>
      <w:r>
        <w:rPr>
          <w:i/>
          <w:sz w:val="28"/>
          <w:szCs w:val="28"/>
        </w:rPr>
        <w:t>Hình 3.4: Masked Language Model</w:t>
      </w:r>
    </w:p>
    <w:p w14:paraId="547A1C1E" w14:textId="77777777" w:rsidR="007D512B" w:rsidRDefault="007D512B">
      <w:pPr>
        <w:pStyle w:val="ChuThichHinh"/>
        <w:rPr>
          <w:sz w:val="28"/>
        </w:rPr>
      </w:pPr>
    </w:p>
    <w:p w14:paraId="6B958B1B" w14:textId="77777777" w:rsidR="007D512B" w:rsidRDefault="00000000">
      <w:pPr>
        <w:pStyle w:val="NormalWeb"/>
        <w:ind w:left="720"/>
        <w:jc w:val="both"/>
        <w:rPr>
          <w:sz w:val="28"/>
          <w:szCs w:val="28"/>
        </w:rPr>
      </w:pPr>
      <w:r>
        <w:rPr>
          <w:rStyle w:val="Strong"/>
          <w:rFonts w:eastAsiaTheme="majorEastAsia"/>
          <w:b w:val="0"/>
          <w:sz w:val="28"/>
          <w:szCs w:val="28"/>
        </w:rPr>
        <w:t>Dự đoán tokens</w:t>
      </w:r>
      <w:r>
        <w:rPr>
          <w:b/>
          <w:sz w:val="28"/>
          <w:szCs w:val="28"/>
        </w:rPr>
        <w:t>:</w:t>
      </w:r>
      <w:r>
        <w:rPr>
          <w:sz w:val="28"/>
          <w:szCs w:val="28"/>
        </w:rPr>
        <w:t xml:space="preserve"> BERT sử dụng các token còn lại để dự đoán giá trị của các token </w:t>
      </w:r>
      <w:r>
        <w:rPr>
          <w:rStyle w:val="HTMLCode"/>
          <w:rFonts w:ascii="Times New Roman" w:eastAsiaTheme="majorEastAsia" w:hAnsi="Times New Roman" w:cs="Times New Roman"/>
          <w:sz w:val="28"/>
          <w:szCs w:val="28"/>
        </w:rPr>
        <w:t>[MASK]</w:t>
      </w:r>
      <w:r>
        <w:rPr>
          <w:sz w:val="28"/>
          <w:szCs w:val="28"/>
        </w:rPr>
        <w:t>.</w:t>
      </w:r>
    </w:p>
    <w:p w14:paraId="63066D56" w14:textId="77777777" w:rsidR="007D512B" w:rsidRDefault="00000000">
      <w:pPr>
        <w:numPr>
          <w:ilvl w:val="1"/>
          <w:numId w:val="6"/>
        </w:numPr>
        <w:spacing w:before="100" w:beforeAutospacing="1" w:after="100" w:afterAutospacing="1"/>
        <w:jc w:val="both"/>
        <w:rPr>
          <w:sz w:val="28"/>
          <w:szCs w:val="28"/>
        </w:rPr>
      </w:pPr>
      <w:r>
        <w:rPr>
          <w:sz w:val="28"/>
          <w:szCs w:val="28"/>
        </w:rPr>
        <w:t xml:space="preserve">Đầu ra của mô hình là xác suất của từng từ trong từ điển để điền vào vị trí của các token </w:t>
      </w:r>
      <w:r>
        <w:rPr>
          <w:rStyle w:val="HTMLCode"/>
          <w:rFonts w:ascii="Times New Roman" w:eastAsiaTheme="majorEastAsia" w:hAnsi="Times New Roman" w:cs="Times New Roman"/>
          <w:sz w:val="28"/>
          <w:szCs w:val="28"/>
        </w:rPr>
        <w:t>[MASK]</w:t>
      </w:r>
      <w:r>
        <w:rPr>
          <w:sz w:val="28"/>
          <w:szCs w:val="28"/>
        </w:rPr>
        <w:t>.</w:t>
      </w:r>
    </w:p>
    <w:p w14:paraId="089D770E" w14:textId="77777777" w:rsidR="007D512B" w:rsidRDefault="00000000">
      <w:pPr>
        <w:pStyle w:val="NormalWeb"/>
        <w:ind w:left="720"/>
        <w:jc w:val="both"/>
        <w:rPr>
          <w:rStyle w:val="Strong"/>
          <w:rFonts w:eastAsiaTheme="majorEastAsia"/>
          <w:b w:val="0"/>
          <w:bCs w:val="0"/>
          <w:sz w:val="28"/>
          <w:szCs w:val="28"/>
        </w:rPr>
      </w:pPr>
      <w:r>
        <w:rPr>
          <w:rStyle w:val="Strong"/>
          <w:rFonts w:eastAsiaTheme="majorEastAsia"/>
          <w:b w:val="0"/>
          <w:sz w:val="28"/>
          <w:szCs w:val="28"/>
        </w:rPr>
        <w:lastRenderedPageBreak/>
        <w:t>Lợi ích</w:t>
      </w:r>
      <w:r>
        <w:rPr>
          <w:b/>
          <w:sz w:val="28"/>
          <w:szCs w:val="28"/>
        </w:rPr>
        <w:t>:</w:t>
      </w:r>
      <w:r>
        <w:rPr>
          <w:sz w:val="28"/>
          <w:szCs w:val="28"/>
        </w:rPr>
        <w:t xml:space="preserve"> MLM giúp BERT học được biểu diễn ngữ nghĩa của các từ dựa trên ngữ cảnh toàn bộ câu, bao gồm cả ngữ cảnh từ trái sang phải và từ phải sang trái (bidirectional context).</w:t>
      </w:r>
    </w:p>
    <w:p w14:paraId="1BECFC66" w14:textId="77777777" w:rsidR="007D512B" w:rsidRDefault="00000000">
      <w:pPr>
        <w:pStyle w:val="NormalWeb"/>
        <w:jc w:val="both"/>
        <w:rPr>
          <w:rStyle w:val="Strong"/>
          <w:rFonts w:eastAsiaTheme="majorEastAsia"/>
          <w:b w:val="0"/>
          <w:sz w:val="28"/>
          <w:szCs w:val="28"/>
        </w:rPr>
      </w:pPr>
      <w:r>
        <w:rPr>
          <w:b/>
          <w:bCs/>
          <w:sz w:val="28"/>
          <w:szCs w:val="28"/>
        </w:rPr>
        <w:t>Next Sentence Prediction (NSP)</w:t>
      </w:r>
    </w:p>
    <w:p w14:paraId="6D9BA440" w14:textId="77777777" w:rsidR="007D512B" w:rsidRDefault="00000000">
      <w:pPr>
        <w:pStyle w:val="NormalWeb"/>
        <w:ind w:left="720"/>
        <w:jc w:val="both"/>
        <w:rPr>
          <w:sz w:val="28"/>
          <w:szCs w:val="28"/>
        </w:rPr>
      </w:pPr>
      <w:r>
        <w:rPr>
          <w:rStyle w:val="Strong"/>
          <w:rFonts w:eastAsiaTheme="majorEastAsia"/>
          <w:b w:val="0"/>
          <w:sz w:val="28"/>
          <w:szCs w:val="28"/>
        </w:rPr>
        <w:t>Mục đích</w:t>
      </w:r>
      <w:r>
        <w:rPr>
          <w:b/>
          <w:sz w:val="28"/>
          <w:szCs w:val="28"/>
        </w:rPr>
        <w:t>:</w:t>
      </w:r>
      <w:r>
        <w:rPr>
          <w:sz w:val="28"/>
          <w:szCs w:val="28"/>
        </w:rPr>
        <w:t xml:space="preserve"> NSP giúp BERT hiểu mối quan hệ giữa hai câu và cải thiện khả năng xử lý các tác vụ yêu cầu sự hiểu biết liên quan giữa các câu.</w:t>
      </w:r>
    </w:p>
    <w:p w14:paraId="06F92B3B" w14:textId="77777777" w:rsidR="007D512B" w:rsidRDefault="00000000">
      <w:pPr>
        <w:pStyle w:val="NormalWeb"/>
        <w:ind w:left="720"/>
        <w:jc w:val="both"/>
        <w:rPr>
          <w:sz w:val="28"/>
          <w:szCs w:val="28"/>
        </w:rPr>
      </w:pPr>
      <w:r>
        <w:rPr>
          <w:rStyle w:val="Strong"/>
          <w:rFonts w:eastAsiaTheme="majorEastAsia"/>
          <w:b w:val="0"/>
          <w:sz w:val="28"/>
          <w:szCs w:val="28"/>
        </w:rPr>
        <w:t>Chọn cặp câu</w:t>
      </w:r>
      <w:r>
        <w:rPr>
          <w:b/>
          <w:sz w:val="28"/>
          <w:szCs w:val="28"/>
        </w:rPr>
        <w:t>:</w:t>
      </w:r>
      <w:r>
        <w:rPr>
          <w:sz w:val="28"/>
          <w:szCs w:val="28"/>
        </w:rPr>
        <w:t xml:space="preserve"> Với mỗi mẫu huấn luyện, chọn ngẫu nhiên một cặp câu X và câu Y.</w:t>
      </w:r>
    </w:p>
    <w:p w14:paraId="1FFC3334" w14:textId="77777777" w:rsidR="007D512B" w:rsidRDefault="00000000">
      <w:pPr>
        <w:pStyle w:val="NormalWeb"/>
        <w:ind w:left="720"/>
        <w:jc w:val="both"/>
        <w:rPr>
          <w:sz w:val="28"/>
          <w:szCs w:val="28"/>
        </w:rPr>
      </w:pPr>
      <w:r>
        <w:rPr>
          <w:rStyle w:val="Strong"/>
          <w:rFonts w:eastAsiaTheme="majorEastAsia"/>
          <w:b w:val="0"/>
          <w:sz w:val="28"/>
          <w:szCs w:val="28"/>
        </w:rPr>
        <w:t>Dự đoán câu tiếp theo</w:t>
      </w:r>
      <w:r>
        <w:rPr>
          <w:b/>
          <w:sz w:val="28"/>
          <w:szCs w:val="28"/>
        </w:rPr>
        <w:t>:</w:t>
      </w:r>
      <w:r>
        <w:rPr>
          <w:sz w:val="28"/>
          <w:szCs w:val="28"/>
        </w:rPr>
        <w:t xml:space="preserve"> BERT dự đoán xem câu Y có phải là câu tiếp theo của câu X hay không.</w:t>
      </w:r>
    </w:p>
    <w:p w14:paraId="29451148" w14:textId="77777777" w:rsidR="007D512B" w:rsidRDefault="00000000">
      <w:pPr>
        <w:spacing w:before="100" w:beforeAutospacing="1" w:after="100" w:afterAutospacing="1"/>
        <w:ind w:left="1440"/>
        <w:jc w:val="both"/>
        <w:rPr>
          <w:sz w:val="28"/>
          <w:szCs w:val="28"/>
        </w:rPr>
      </w:pPr>
      <w:r>
        <w:rPr>
          <w:sz w:val="28"/>
          <w:szCs w:val="28"/>
        </w:rPr>
        <w:t>50% trường hợp, câu Y là câu tiếp theo của câu X.</w:t>
      </w:r>
    </w:p>
    <w:p w14:paraId="59B4C442" w14:textId="77777777" w:rsidR="007D512B" w:rsidRDefault="00000000">
      <w:pPr>
        <w:spacing w:before="100" w:beforeAutospacing="1" w:after="100" w:afterAutospacing="1"/>
        <w:ind w:left="1440"/>
        <w:jc w:val="both"/>
        <w:rPr>
          <w:sz w:val="28"/>
          <w:szCs w:val="28"/>
        </w:rPr>
      </w:pPr>
      <w:r>
        <w:rPr>
          <w:sz w:val="28"/>
          <w:szCs w:val="28"/>
        </w:rPr>
        <w:t>50% trường hợp còn lại, câu Y là một câu ngẫu nhiên khác trong tập dữ liệu.</w:t>
      </w:r>
    </w:p>
    <w:p w14:paraId="06D9EE4C" w14:textId="77777777" w:rsidR="007D512B" w:rsidRDefault="00000000">
      <w:pPr>
        <w:pStyle w:val="ChuThichHinh"/>
        <w:rPr>
          <w:sz w:val="28"/>
        </w:rPr>
      </w:pPr>
      <w:r>
        <w:rPr>
          <w:noProof/>
          <w:sz w:val="28"/>
        </w:rPr>
        <w:drawing>
          <wp:inline distT="0" distB="0" distL="0" distR="0" wp14:anchorId="7CD00BD2" wp14:editId="54627458">
            <wp:extent cx="5113020" cy="3322320"/>
            <wp:effectExtent l="0" t="0" r="0" b="0"/>
            <wp:docPr id="914539742" name="Picture 6" descr="Next sentence prediction in BER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9742" name="Picture 6" descr="Next sentence prediction in BERT trai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22620" cy="3328314"/>
                    </a:xfrm>
                    <a:prstGeom prst="rect">
                      <a:avLst/>
                    </a:prstGeom>
                    <a:noFill/>
                    <a:ln>
                      <a:noFill/>
                    </a:ln>
                  </pic:spPr>
                </pic:pic>
              </a:graphicData>
            </a:graphic>
          </wp:inline>
        </w:drawing>
      </w:r>
    </w:p>
    <w:p w14:paraId="719796AC" w14:textId="77777777" w:rsidR="007D512B" w:rsidRDefault="00000000">
      <w:pPr>
        <w:pStyle w:val="ChuThichHinh"/>
        <w:rPr>
          <w:sz w:val="28"/>
        </w:rPr>
      </w:pPr>
      <w:r>
        <w:rPr>
          <w:sz w:val="28"/>
        </w:rPr>
        <w:lastRenderedPageBreak/>
        <w:t>Hình 3.5: Next Sentence Prediction</w:t>
      </w:r>
    </w:p>
    <w:p w14:paraId="5F7C461C" w14:textId="77777777" w:rsidR="007D512B" w:rsidRDefault="00000000">
      <w:pPr>
        <w:pStyle w:val="NormalWeb"/>
        <w:ind w:left="720"/>
        <w:jc w:val="both"/>
        <w:rPr>
          <w:sz w:val="28"/>
          <w:szCs w:val="28"/>
        </w:rPr>
      </w:pPr>
      <w:r>
        <w:rPr>
          <w:rStyle w:val="Strong"/>
          <w:rFonts w:eastAsiaTheme="majorEastAsia"/>
          <w:b w:val="0"/>
          <w:sz w:val="28"/>
          <w:szCs w:val="28"/>
        </w:rPr>
        <w:t>Đào tạo</w:t>
      </w:r>
      <w:r>
        <w:rPr>
          <w:sz w:val="28"/>
          <w:szCs w:val="28"/>
        </w:rPr>
        <w:t>: Sử dụng hàm mất mát để tối ưu hóa dự đoán của BERT cho việc dự đoán câu tiếp theo.</w:t>
      </w:r>
    </w:p>
    <w:p w14:paraId="3D9A834D" w14:textId="77777777" w:rsidR="007D512B" w:rsidRDefault="00000000">
      <w:pPr>
        <w:pStyle w:val="NormalWeb"/>
        <w:ind w:left="720"/>
        <w:jc w:val="both"/>
        <w:rPr>
          <w:sz w:val="28"/>
          <w:szCs w:val="28"/>
        </w:rPr>
      </w:pPr>
      <w:r>
        <w:rPr>
          <w:rStyle w:val="Strong"/>
          <w:rFonts w:eastAsiaTheme="majorEastAsia"/>
          <w:b w:val="0"/>
          <w:sz w:val="28"/>
          <w:szCs w:val="28"/>
        </w:rPr>
        <w:t>Lợi ích</w:t>
      </w:r>
      <w:r>
        <w:rPr>
          <w:b/>
          <w:sz w:val="28"/>
          <w:szCs w:val="28"/>
        </w:rPr>
        <w:t>:</w:t>
      </w:r>
      <w:r>
        <w:rPr>
          <w:sz w:val="28"/>
          <w:szCs w:val="28"/>
        </w:rPr>
        <w:t xml:space="preserve"> NSP giúp BERT hiểu được mối quan hệ giữa các câu và cải thiện khả năng của mô hình trong các tác vụ như hỏi đáp (question answering) hay phân tích cảm xúc (sentiment analysis) dựa trên ngữ cảnh của đoạn văn</w:t>
      </w:r>
    </w:p>
    <w:p w14:paraId="6BAC06B9" w14:textId="77777777" w:rsidR="007D512B" w:rsidRDefault="00000000">
      <w:pPr>
        <w:shd w:val="clear" w:color="auto" w:fill="FFFFFF"/>
        <w:ind w:left="720"/>
        <w:jc w:val="both"/>
        <w:rPr>
          <w:color w:val="242424"/>
          <w:sz w:val="28"/>
          <w:szCs w:val="28"/>
        </w:rPr>
      </w:pPr>
      <w:r>
        <w:rPr>
          <w:color w:val="242424"/>
          <w:sz w:val="28"/>
          <w:szCs w:val="28"/>
        </w:rPr>
        <w:t>Hai tokens đặc biệt là [CLS] (class) và [SEP] (separator). Mục đích ở đây là kiểm tra xem câu Y có phải là câu tiếp theo của câu X hay không. Đầu tiên chúng ta lấy tokens [CLS] để biểu diễn và giải quyết nhiệm vụ nhị phân. Ta đã có các câu tự nhiên với X, Y là một cặp câu và nhãn (1/0) đại diện cho nhãn ‘isNext”. Trong quá trình huấn luyện, chúng ta truyền vào inputs X, Y và một nhãn, nhiệm vụ của mô hình là tối đa hoá xác suất của nhãn (1/0)</w:t>
      </w:r>
    </w:p>
    <w:p w14:paraId="418ADAAC" w14:textId="77777777" w:rsidR="007D512B" w:rsidRDefault="00000000">
      <w:pPr>
        <w:pStyle w:val="Heading3"/>
        <w:rPr>
          <w:rFonts w:cs="Times New Roman"/>
          <w:b/>
          <w:bCs/>
          <w:color w:val="auto"/>
        </w:rPr>
      </w:pPr>
      <w:bookmarkStart w:id="16" w:name="_Toc170492138"/>
      <w:r>
        <w:rPr>
          <w:rFonts w:cs="Times New Roman"/>
          <w:b/>
          <w:color w:val="auto"/>
        </w:rPr>
        <w:t xml:space="preserve">3.1.4 </w:t>
      </w:r>
      <w:r>
        <w:rPr>
          <w:rFonts w:cs="Times New Roman"/>
          <w:b/>
          <w:bCs/>
          <w:color w:val="auto"/>
        </w:rPr>
        <w:t>Huấn luyện mô hình Bert</w:t>
      </w:r>
      <w:bookmarkEnd w:id="16"/>
    </w:p>
    <w:p w14:paraId="06F3CEE1" w14:textId="77777777" w:rsidR="007D512B" w:rsidRDefault="00000000">
      <w:pPr>
        <w:jc w:val="both"/>
        <w:rPr>
          <w:b/>
          <w:bCs/>
          <w:sz w:val="28"/>
          <w:szCs w:val="28"/>
        </w:rPr>
      </w:pPr>
      <w:r>
        <w:rPr>
          <w:b/>
          <w:bCs/>
          <w:sz w:val="28"/>
          <w:szCs w:val="28"/>
        </w:rPr>
        <w:tab/>
        <w:t>Input và quá trình embedding</w:t>
      </w:r>
    </w:p>
    <w:p w14:paraId="525451C6" w14:textId="77777777" w:rsidR="007D512B" w:rsidRDefault="00000000">
      <w:pPr>
        <w:pStyle w:val="ChuThichHinh"/>
        <w:rPr>
          <w:b/>
          <w:bCs/>
          <w:sz w:val="28"/>
        </w:rPr>
      </w:pPr>
      <w:r>
        <w:rPr>
          <w:b/>
          <w:bCs/>
          <w:sz w:val="28"/>
        </w:rPr>
        <w:tab/>
      </w:r>
      <w:r>
        <w:rPr>
          <w:noProof/>
          <w:sz w:val="28"/>
        </w:rPr>
        <w:drawing>
          <wp:inline distT="0" distB="0" distL="0" distR="0" wp14:anchorId="601633F3" wp14:editId="4ED3E544">
            <wp:extent cx="5120640" cy="1699260"/>
            <wp:effectExtent l="0" t="0" r="3810" b="0"/>
            <wp:docPr id="18" name="image13.png" descr="A chart of different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13.png" descr="A chart of different colored squares&#10;&#10;Description automatically generated with medium confidence"/>
                    <pic:cNvPicPr preferRelativeResize="0"/>
                  </pic:nvPicPr>
                  <pic:blipFill>
                    <a:blip r:embed="rId22"/>
                    <a:srcRect/>
                    <a:stretch>
                      <a:fillRect/>
                    </a:stretch>
                  </pic:blipFill>
                  <pic:spPr>
                    <a:xfrm>
                      <a:off x="0" y="0"/>
                      <a:ext cx="5120640" cy="1699260"/>
                    </a:xfrm>
                    <a:prstGeom prst="rect">
                      <a:avLst/>
                    </a:prstGeom>
                  </pic:spPr>
                </pic:pic>
              </a:graphicData>
            </a:graphic>
          </wp:inline>
        </w:drawing>
      </w:r>
    </w:p>
    <w:p w14:paraId="07D1F013" w14:textId="77777777" w:rsidR="007D512B" w:rsidRDefault="00000000">
      <w:pPr>
        <w:jc w:val="center"/>
        <w:rPr>
          <w:sz w:val="28"/>
          <w:szCs w:val="28"/>
        </w:rPr>
      </w:pPr>
      <w:r>
        <w:rPr>
          <w:i/>
          <w:iCs/>
          <w:sz w:val="28"/>
          <w:szCs w:val="28"/>
        </w:rPr>
        <w:t>Hình 3.6</w:t>
      </w:r>
      <w:r>
        <w:rPr>
          <w:sz w:val="28"/>
          <w:szCs w:val="28"/>
        </w:rPr>
        <w:t xml:space="preserve">: </w:t>
      </w:r>
      <w:r>
        <w:rPr>
          <w:i/>
          <w:sz w:val="28"/>
          <w:szCs w:val="28"/>
        </w:rPr>
        <w:t>Input mô hình và quá trình embedding</w:t>
      </w:r>
    </w:p>
    <w:p w14:paraId="1BF3C5E6" w14:textId="77777777" w:rsidR="007D512B" w:rsidRDefault="00000000">
      <w:pPr>
        <w:numPr>
          <w:ilvl w:val="0"/>
          <w:numId w:val="7"/>
        </w:numPr>
        <w:spacing w:after="0" w:line="273" w:lineRule="auto"/>
        <w:rPr>
          <w:sz w:val="28"/>
          <w:szCs w:val="28"/>
        </w:rPr>
      </w:pPr>
      <w:r>
        <w:rPr>
          <w:sz w:val="28"/>
          <w:szCs w:val="28"/>
        </w:rPr>
        <w:t xml:space="preserve">Token Embedding: </w:t>
      </w:r>
      <w:r>
        <w:rPr>
          <w:color w:val="242424"/>
          <w:sz w:val="28"/>
          <w:szCs w:val="28"/>
          <w:highlight w:val="white"/>
        </w:rPr>
        <w:t>Một token [CLS] được thêm vào chuỗi input ở vị trí đầu tiên của chuỗi và token [SEP] được thêm vào cuối mỗi câu.</w:t>
      </w:r>
    </w:p>
    <w:p w14:paraId="71FBB67C" w14:textId="77777777" w:rsidR="007D512B" w:rsidRDefault="00000000">
      <w:pPr>
        <w:numPr>
          <w:ilvl w:val="0"/>
          <w:numId w:val="7"/>
        </w:numPr>
        <w:spacing w:after="0" w:line="273" w:lineRule="auto"/>
        <w:rPr>
          <w:sz w:val="28"/>
          <w:szCs w:val="28"/>
        </w:rPr>
      </w:pPr>
      <w:r>
        <w:rPr>
          <w:sz w:val="28"/>
          <w:szCs w:val="28"/>
        </w:rPr>
        <w:t xml:space="preserve">Segment Embedding: </w:t>
      </w:r>
      <w:r>
        <w:rPr>
          <w:color w:val="242424"/>
          <w:sz w:val="28"/>
          <w:szCs w:val="28"/>
          <w:highlight w:val="white"/>
        </w:rPr>
        <w:t>Một đánh dấu xác định câu A hay câu B được thêm vào mỗi token. Việc này cho phép khối encoder phân biệt giữa các câu trong chuỗi input.</w:t>
      </w:r>
    </w:p>
    <w:p w14:paraId="60949A26" w14:textId="77777777" w:rsidR="007D512B" w:rsidRDefault="00000000">
      <w:pPr>
        <w:numPr>
          <w:ilvl w:val="0"/>
          <w:numId w:val="7"/>
        </w:numPr>
        <w:spacing w:after="0" w:line="273" w:lineRule="auto"/>
        <w:rPr>
          <w:sz w:val="28"/>
          <w:szCs w:val="28"/>
        </w:rPr>
      </w:pPr>
      <w:r>
        <w:rPr>
          <w:iCs/>
          <w:color w:val="242424"/>
          <w:sz w:val="28"/>
          <w:szCs w:val="28"/>
        </w:rPr>
        <w:lastRenderedPageBreak/>
        <w:t>Position Embedding</w:t>
      </w:r>
      <w:r>
        <w:rPr>
          <w:i/>
          <w:color w:val="242424"/>
          <w:sz w:val="28"/>
          <w:szCs w:val="28"/>
        </w:rPr>
        <w:t>:</w:t>
      </w:r>
      <w:r>
        <w:rPr>
          <w:color w:val="242424"/>
          <w:sz w:val="28"/>
          <w:szCs w:val="28"/>
        </w:rPr>
        <w:t xml:space="preserve"> </w:t>
      </w:r>
      <w:r>
        <w:rPr>
          <w:color w:val="242424"/>
          <w:sz w:val="28"/>
          <w:szCs w:val="28"/>
          <w:highlight w:val="white"/>
        </w:rPr>
        <w:t>Một embedding vị trí được thêm vào mỗi token để chỉ ra vị trí của nó trong chuỗi.</w:t>
      </w:r>
    </w:p>
    <w:p w14:paraId="3FEA7B3F" w14:textId="77777777" w:rsidR="007D512B" w:rsidRDefault="00000000">
      <w:pPr>
        <w:pStyle w:val="ChuThichHinh"/>
        <w:ind w:left="720"/>
        <w:jc w:val="left"/>
        <w:rPr>
          <w:b/>
          <w:bCs/>
          <w:i w:val="0"/>
          <w:iCs/>
          <w:sz w:val="28"/>
        </w:rPr>
      </w:pPr>
      <w:r>
        <w:rPr>
          <w:b/>
          <w:bCs/>
          <w:i w:val="0"/>
          <w:iCs/>
          <w:sz w:val="28"/>
        </w:rPr>
        <w:t xml:space="preserve">Cơ chế self attention </w:t>
      </w:r>
    </w:p>
    <w:p w14:paraId="2186F8C1" w14:textId="77777777" w:rsidR="007D512B" w:rsidRDefault="00000000">
      <w:pPr>
        <w:pStyle w:val="ChuThichHinh"/>
        <w:ind w:left="720"/>
        <w:jc w:val="left"/>
        <w:rPr>
          <w:i w:val="0"/>
          <w:iCs/>
          <w:color w:val="333333"/>
          <w:sz w:val="28"/>
          <w:shd w:val="clear" w:color="auto" w:fill="FFFFFF"/>
        </w:rPr>
      </w:pPr>
      <w:r>
        <w:rPr>
          <w:i w:val="0"/>
          <w:iCs/>
          <w:sz w:val="28"/>
        </w:rPr>
        <w:t xml:space="preserve">Scale dot product attention: </w:t>
      </w:r>
      <w:r>
        <w:rPr>
          <w:i w:val="0"/>
          <w:iCs/>
          <w:color w:val="333333"/>
          <w:sz w:val="28"/>
          <w:shd w:val="clear" w:color="auto" w:fill="FFFFFF"/>
        </w:rPr>
        <w:t>là một cơ chế self-attention khi mỗi từ có thể điều chỉnh trọng số của nó cho các từ khác trong câu sao cho từ ở vị trí càng gần nó nhất thì trọng số càng lớn và càng xa thì càng nhỏ dần. Sau bước nhúng từ (đi qua embeding layer) ta có đầu vào của encoder và decoder là ma trận </w:t>
      </w:r>
      <w:r>
        <w:rPr>
          <w:rFonts w:ascii="Cambria Math" w:hAnsi="Cambria Math" w:cs="Cambria Math"/>
          <w:i w:val="0"/>
          <w:iCs/>
          <w:sz w:val="28"/>
        </w:rPr>
        <w:t>𝑋</w:t>
      </w:r>
      <w:r>
        <w:rPr>
          <w:i w:val="0"/>
          <w:iCs/>
          <w:color w:val="333333"/>
          <w:sz w:val="28"/>
          <w:shd w:val="clear" w:color="auto" w:fill="FFFFFF"/>
        </w:rPr>
        <w:t> kích thước </w:t>
      </w:r>
      <w:r>
        <w:rPr>
          <w:rFonts w:ascii="Cambria Math" w:hAnsi="Cambria Math" w:cs="Cambria Math"/>
          <w:i w:val="0"/>
          <w:iCs/>
          <w:sz w:val="28"/>
        </w:rPr>
        <w:t>𝑚</w:t>
      </w:r>
      <w:r>
        <w:rPr>
          <w:i w:val="0"/>
          <w:iCs/>
          <w:sz w:val="28"/>
        </w:rPr>
        <w:t>×</w:t>
      </w:r>
      <w:r>
        <w:rPr>
          <w:rFonts w:ascii="Cambria Math" w:hAnsi="Cambria Math" w:cs="Cambria Math"/>
          <w:i w:val="0"/>
          <w:iCs/>
          <w:sz w:val="28"/>
        </w:rPr>
        <w:t>𝑛</w:t>
      </w:r>
      <w:r>
        <w:rPr>
          <w:i w:val="0"/>
          <w:iCs/>
          <w:color w:val="333333"/>
          <w:sz w:val="28"/>
          <w:shd w:val="clear" w:color="auto" w:fill="FFFFFF"/>
        </w:rPr>
        <w:t>, </w:t>
      </w:r>
      <w:r>
        <w:rPr>
          <w:rFonts w:ascii="Cambria Math" w:hAnsi="Cambria Math" w:cs="Cambria Math"/>
          <w:i w:val="0"/>
          <w:iCs/>
          <w:sz w:val="28"/>
        </w:rPr>
        <w:t>𝑚</w:t>
      </w:r>
      <w:r>
        <w:rPr>
          <w:i w:val="0"/>
          <w:iCs/>
          <w:sz w:val="28"/>
        </w:rPr>
        <w:t xml:space="preserve">, </w:t>
      </w:r>
      <w:r>
        <w:rPr>
          <w:rFonts w:ascii="Cambria Math" w:hAnsi="Cambria Math" w:cs="Cambria Math"/>
          <w:i w:val="0"/>
          <w:iCs/>
          <w:sz w:val="28"/>
        </w:rPr>
        <w:t>𝑛</w:t>
      </w:r>
      <w:r>
        <w:rPr>
          <w:i w:val="0"/>
          <w:iCs/>
          <w:color w:val="333333"/>
          <w:sz w:val="28"/>
          <w:shd w:val="clear" w:color="auto" w:fill="FFFFFF"/>
        </w:rPr>
        <w:t> lần lượt là là độ dài câu và số chiều của một vector nhúng từ (768).</w:t>
      </w:r>
    </w:p>
    <w:p w14:paraId="5201C7EC" w14:textId="77777777" w:rsidR="007D512B" w:rsidRDefault="00000000">
      <w:pPr>
        <w:pStyle w:val="ChuThichHinh"/>
        <w:rPr>
          <w:sz w:val="28"/>
        </w:rPr>
      </w:pPr>
      <w:r>
        <w:rPr>
          <w:noProof/>
          <w:sz w:val="28"/>
        </w:rPr>
        <w:drawing>
          <wp:inline distT="0" distB="0" distL="0" distR="0" wp14:anchorId="320F4270" wp14:editId="0E748946">
            <wp:extent cx="5390515" cy="3223260"/>
            <wp:effectExtent l="0" t="0" r="635" b="0"/>
            <wp:docPr id="1810044091" name="Picture 7"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4091" name="Picture 7" descr="A diagram of a computer algorith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2601" cy="3230182"/>
                    </a:xfrm>
                    <a:prstGeom prst="rect">
                      <a:avLst/>
                    </a:prstGeom>
                    <a:noFill/>
                    <a:ln>
                      <a:noFill/>
                    </a:ln>
                  </pic:spPr>
                </pic:pic>
              </a:graphicData>
            </a:graphic>
          </wp:inline>
        </w:drawing>
      </w:r>
    </w:p>
    <w:p w14:paraId="295F9156" w14:textId="77777777" w:rsidR="007D512B" w:rsidRDefault="00000000">
      <w:pPr>
        <w:pStyle w:val="ChuThichHinh"/>
        <w:rPr>
          <w:sz w:val="28"/>
        </w:rPr>
      </w:pPr>
      <w:r>
        <w:rPr>
          <w:sz w:val="28"/>
        </w:rPr>
        <w:t>Hình 3.7: Quá trình thực hiện self attention</w:t>
      </w:r>
    </w:p>
    <w:p w14:paraId="52575999" w14:textId="77777777" w:rsidR="007D512B" w:rsidRDefault="00000000">
      <w:pPr>
        <w:pStyle w:val="NormalWeb"/>
        <w:shd w:val="clear" w:color="auto" w:fill="FFFFFF"/>
        <w:spacing w:before="0" w:beforeAutospacing="0" w:after="0" w:afterAutospacing="0"/>
        <w:ind w:left="720"/>
        <w:rPr>
          <w:color w:val="333333"/>
          <w:sz w:val="28"/>
          <w:szCs w:val="28"/>
        </w:rPr>
      </w:pPr>
      <w:r>
        <w:rPr>
          <w:color w:val="333333"/>
          <w:sz w:val="28"/>
          <w:szCs w:val="28"/>
        </w:rPr>
        <w:t>khung màu vàng là 3 ma trận </w:t>
      </w:r>
      <w:r>
        <w:rPr>
          <w:rFonts w:ascii="Cambria Math" w:hAnsi="Cambria Math" w:cs="Cambria Math"/>
          <w:color w:val="333333"/>
          <w:sz w:val="28"/>
          <w:szCs w:val="28"/>
        </w:rPr>
        <w:t>𝑊𝑞</w:t>
      </w:r>
      <w:r>
        <w:rPr>
          <w:color w:val="333333"/>
          <w:sz w:val="28"/>
          <w:szCs w:val="28"/>
        </w:rPr>
        <w:t xml:space="preserve">, </w:t>
      </w:r>
      <w:r>
        <w:rPr>
          <w:rFonts w:ascii="Cambria Math" w:hAnsi="Cambria Math" w:cs="Cambria Math"/>
          <w:color w:val="333333"/>
          <w:sz w:val="28"/>
          <w:szCs w:val="28"/>
        </w:rPr>
        <w:t>𝑊𝑘</w:t>
      </w:r>
      <w:r>
        <w:rPr>
          <w:color w:val="333333"/>
          <w:sz w:val="28"/>
          <w:szCs w:val="28"/>
        </w:rPr>
        <w:t xml:space="preserve">, </w:t>
      </w:r>
      <w:r>
        <w:rPr>
          <w:rFonts w:ascii="Cambria Math" w:hAnsi="Cambria Math" w:cs="Cambria Math"/>
          <w:color w:val="333333"/>
          <w:sz w:val="28"/>
          <w:szCs w:val="28"/>
        </w:rPr>
        <w:t>𝑊𝑣</w:t>
      </w:r>
      <w:r>
        <w:rPr>
          <w:color w:val="333333"/>
          <w:sz w:val="28"/>
          <w:szCs w:val="28"/>
        </w:rPr>
        <w:t> chính là những hệ số mà model cần huấn luyện. Sau khi nhân các ma trận này với ma trận đầu vào </w:t>
      </w:r>
      <w:r>
        <w:rPr>
          <w:rFonts w:ascii="Cambria Math" w:hAnsi="Cambria Math" w:cs="Cambria Math"/>
          <w:color w:val="333333"/>
          <w:sz w:val="28"/>
          <w:szCs w:val="28"/>
        </w:rPr>
        <w:t>𝑋</w:t>
      </w:r>
      <w:r>
        <w:rPr>
          <w:color w:val="333333"/>
          <w:sz w:val="28"/>
          <w:szCs w:val="28"/>
        </w:rPr>
        <w:t> ta thu được ma trận </w:t>
      </w:r>
      <w:r>
        <w:rPr>
          <w:rFonts w:ascii="Cambria Math" w:hAnsi="Cambria Math" w:cs="Cambria Math"/>
          <w:color w:val="333333"/>
          <w:sz w:val="28"/>
          <w:szCs w:val="28"/>
        </w:rPr>
        <w:t>𝑄</w:t>
      </w:r>
      <w:r>
        <w:rPr>
          <w:color w:val="333333"/>
          <w:sz w:val="28"/>
          <w:szCs w:val="28"/>
        </w:rPr>
        <w:t xml:space="preserve">, </w:t>
      </w:r>
      <w:r>
        <w:rPr>
          <w:rFonts w:ascii="Cambria Math" w:hAnsi="Cambria Math" w:cs="Cambria Math"/>
          <w:color w:val="333333"/>
          <w:sz w:val="28"/>
          <w:szCs w:val="28"/>
        </w:rPr>
        <w:t>𝐾</w:t>
      </w:r>
      <w:r>
        <w:rPr>
          <w:color w:val="333333"/>
          <w:sz w:val="28"/>
          <w:szCs w:val="28"/>
        </w:rPr>
        <w:t xml:space="preserve">, </w:t>
      </w:r>
      <w:r>
        <w:rPr>
          <w:rFonts w:ascii="Cambria Math" w:hAnsi="Cambria Math" w:cs="Cambria Math"/>
          <w:color w:val="333333"/>
          <w:sz w:val="28"/>
          <w:szCs w:val="28"/>
        </w:rPr>
        <w:t>𝑉</w:t>
      </w:r>
      <w:r>
        <w:rPr>
          <w:color w:val="333333"/>
          <w:sz w:val="28"/>
          <w:szCs w:val="28"/>
        </w:rPr>
        <w:t> (tương ứng với trong hình là ma trận Query, Key và Value). Ma trận Query và Key có tác dụng tính toán ra phân phối score cho các cặp từ (giải thích ở hình 6). Ma trận Value sẽ dựa trên phân phối score để tính ra véc tơ phân phối xác suất output. Như vậy mỗi một từ sẽ được gán bởi 3 vector query, key và value là các dòng của </w:t>
      </w:r>
      <w:r>
        <w:rPr>
          <w:rFonts w:ascii="Cambria Math" w:hAnsi="Cambria Math" w:cs="Cambria Math"/>
          <w:color w:val="333333"/>
          <w:sz w:val="28"/>
          <w:szCs w:val="28"/>
        </w:rPr>
        <w:t>𝑄</w:t>
      </w:r>
      <w:r>
        <w:rPr>
          <w:color w:val="333333"/>
          <w:sz w:val="28"/>
          <w:szCs w:val="28"/>
        </w:rPr>
        <w:t xml:space="preserve">, </w:t>
      </w:r>
      <w:r>
        <w:rPr>
          <w:rFonts w:ascii="Cambria Math" w:hAnsi="Cambria Math" w:cs="Cambria Math"/>
          <w:color w:val="333333"/>
          <w:sz w:val="28"/>
          <w:szCs w:val="28"/>
        </w:rPr>
        <w:t>𝐾</w:t>
      </w:r>
      <w:r>
        <w:rPr>
          <w:color w:val="333333"/>
          <w:sz w:val="28"/>
          <w:szCs w:val="28"/>
        </w:rPr>
        <w:t xml:space="preserve">, </w:t>
      </w:r>
      <w:r>
        <w:rPr>
          <w:rFonts w:ascii="Cambria Math" w:hAnsi="Cambria Math" w:cs="Cambria Math"/>
          <w:color w:val="333333"/>
          <w:sz w:val="28"/>
          <w:szCs w:val="28"/>
        </w:rPr>
        <w:t>𝑉</w:t>
      </w:r>
      <w:r>
        <w:rPr>
          <w:color w:val="333333"/>
          <w:sz w:val="28"/>
          <w:szCs w:val="28"/>
        </w:rPr>
        <w:t>.</w:t>
      </w:r>
    </w:p>
    <w:p w14:paraId="7C1515C0" w14:textId="77777777" w:rsidR="007D512B" w:rsidRDefault="00000000">
      <w:pPr>
        <w:pStyle w:val="ChuThichHinh"/>
        <w:jc w:val="left"/>
        <w:rPr>
          <w:i w:val="0"/>
          <w:iCs/>
          <w:sz w:val="28"/>
        </w:rPr>
      </w:pPr>
      <w:r>
        <w:rPr>
          <w:i w:val="0"/>
          <w:iCs/>
          <w:sz w:val="28"/>
        </w:rPr>
        <w:tab/>
      </w:r>
    </w:p>
    <w:p w14:paraId="4FF0586A" w14:textId="77777777" w:rsidR="007D512B" w:rsidRDefault="00000000">
      <w:pPr>
        <w:pStyle w:val="ChuThichHinh"/>
        <w:ind w:left="720"/>
        <w:jc w:val="left"/>
        <w:rPr>
          <w:i w:val="0"/>
          <w:iCs/>
          <w:sz w:val="28"/>
        </w:rPr>
      </w:pPr>
      <w:r>
        <w:rPr>
          <w:i w:val="0"/>
          <w:iCs/>
          <w:sz w:val="28"/>
        </w:rPr>
        <w:lastRenderedPageBreak/>
        <w:t xml:space="preserve">Để tính ra score cho mỗi cặp từ trong câu, chúng ta sẽ sử dụng scale dot preoduct giữa các query với key để tìm ra mối liên hệ trong trọng số của các cặp từ. Sau đó dùng softmax để chuẩn hóa và đưa về xác xuất mà độ lớn sẽ đại diện cho mức độ attention của từ query với key. </w:t>
      </w:r>
      <w:r>
        <w:rPr>
          <w:i w:val="0"/>
          <w:iCs/>
          <w:color w:val="333333"/>
          <w:sz w:val="28"/>
          <w:shd w:val="clear" w:color="auto" w:fill="FFFFFF"/>
        </w:rPr>
        <w:t>Trọng số càng lớn càng chứng tỏ từ </w:t>
      </w:r>
      <w:r>
        <w:rPr>
          <w:rFonts w:ascii="Cambria Math" w:hAnsi="Cambria Math" w:cs="Cambria Math"/>
          <w:i w:val="0"/>
          <w:iCs/>
          <w:sz w:val="28"/>
        </w:rPr>
        <w:t>𝑤𝑖</w:t>
      </w:r>
      <w:r>
        <w:rPr>
          <w:i w:val="0"/>
          <w:iCs/>
          <w:color w:val="333333"/>
          <w:sz w:val="28"/>
          <w:shd w:val="clear" w:color="auto" w:fill="FFFFFF"/>
        </w:rPr>
        <w:t> trả về một sự chú ý lớn hơn đối với từ </w:t>
      </w:r>
      <w:r>
        <w:rPr>
          <w:rFonts w:ascii="Cambria Math" w:hAnsi="Cambria Math" w:cs="Cambria Math"/>
          <w:i w:val="0"/>
          <w:iCs/>
          <w:sz w:val="28"/>
        </w:rPr>
        <w:t>𝑤𝑗</w:t>
      </w:r>
      <w:r>
        <w:rPr>
          <w:i w:val="0"/>
          <w:iCs/>
          <w:color w:val="333333"/>
          <w:sz w:val="28"/>
          <w:shd w:val="clear" w:color="auto" w:fill="FFFFFF"/>
        </w:rPr>
        <w:t>. Sau đó chúng ta nhân hàm softmax với các vector giá trị của từ hay còn gọi là value vector để tìm ra vector đại diện (attention vetor) sau khi đã học trên toàn bộ câu input.</w:t>
      </w:r>
    </w:p>
    <w:p w14:paraId="527CC97A" w14:textId="77777777" w:rsidR="007D512B" w:rsidRDefault="00000000">
      <w:pPr>
        <w:pStyle w:val="ChuThichHinh"/>
        <w:rPr>
          <w:i w:val="0"/>
          <w:iCs/>
          <w:sz w:val="28"/>
        </w:rPr>
      </w:pPr>
      <w:r>
        <w:rPr>
          <w:noProof/>
          <w:sz w:val="28"/>
        </w:rPr>
        <w:drawing>
          <wp:inline distT="0" distB="0" distL="0" distR="0" wp14:anchorId="27C2F9F4" wp14:editId="7DFBCFF7">
            <wp:extent cx="5342255" cy="3634740"/>
            <wp:effectExtent l="0" t="0" r="0" b="3810"/>
            <wp:docPr id="125628816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88163" name="Picture 8"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47364" cy="3637804"/>
                    </a:xfrm>
                    <a:prstGeom prst="rect">
                      <a:avLst/>
                    </a:prstGeom>
                    <a:noFill/>
                    <a:ln>
                      <a:noFill/>
                    </a:ln>
                  </pic:spPr>
                </pic:pic>
              </a:graphicData>
            </a:graphic>
          </wp:inline>
        </w:drawing>
      </w:r>
    </w:p>
    <w:p w14:paraId="184A2789" w14:textId="77777777" w:rsidR="007D512B" w:rsidRDefault="00000000">
      <w:pPr>
        <w:pStyle w:val="ChuThichHinh"/>
        <w:rPr>
          <w:sz w:val="28"/>
        </w:rPr>
      </w:pPr>
      <w:r>
        <w:rPr>
          <w:sz w:val="28"/>
        </w:rPr>
        <w:t>Hình 3.8: Kết quả tính toán attention cho câu “I study at school”</w:t>
      </w:r>
    </w:p>
    <w:p w14:paraId="6FDB80EB" w14:textId="77777777" w:rsidR="007D512B" w:rsidRDefault="00000000">
      <w:pPr>
        <w:ind w:left="720"/>
        <w:rPr>
          <w:color w:val="333333"/>
          <w:sz w:val="28"/>
          <w:szCs w:val="28"/>
          <w:shd w:val="clear" w:color="auto" w:fill="FFFFFF"/>
        </w:rPr>
      </w:pPr>
      <w:r>
        <w:rPr>
          <w:color w:val="333333"/>
          <w:sz w:val="28"/>
          <w:szCs w:val="28"/>
          <w:shd w:val="clear" w:color="auto" w:fill="FFFFFF"/>
        </w:rPr>
        <w:t>Đầu vào để tính attention sẽ bao gồm ma trận </w:t>
      </w:r>
      <w:r>
        <w:rPr>
          <w:rFonts w:ascii="Cambria Math" w:hAnsi="Cambria Math" w:cs="Cambria Math"/>
          <w:sz w:val="28"/>
          <w:szCs w:val="28"/>
        </w:rPr>
        <w:t>𝑄</w:t>
      </w:r>
      <w:r>
        <w:rPr>
          <w:color w:val="333333"/>
          <w:sz w:val="28"/>
          <w:szCs w:val="28"/>
          <w:shd w:val="clear" w:color="auto" w:fill="FFFFFF"/>
        </w:rPr>
        <w:t> (mỗi dòng của nó là một vector query đại diện cho các từ input), ma trận </w:t>
      </w:r>
      <w:r>
        <w:rPr>
          <w:rFonts w:ascii="Cambria Math" w:hAnsi="Cambria Math" w:cs="Cambria Math"/>
          <w:sz w:val="28"/>
          <w:szCs w:val="28"/>
        </w:rPr>
        <w:t>𝐾</w:t>
      </w:r>
      <w:r>
        <w:rPr>
          <w:color w:val="333333"/>
          <w:sz w:val="28"/>
          <w:szCs w:val="28"/>
          <w:shd w:val="clear" w:color="auto" w:fill="FFFFFF"/>
        </w:rPr>
        <w:t> (tương tự như ma trận </w:t>
      </w:r>
      <w:r>
        <w:rPr>
          <w:rFonts w:ascii="Cambria Math" w:hAnsi="Cambria Math" w:cs="Cambria Math"/>
          <w:sz w:val="28"/>
          <w:szCs w:val="28"/>
        </w:rPr>
        <w:t>𝑄</w:t>
      </w:r>
      <w:r>
        <w:rPr>
          <w:color w:val="333333"/>
          <w:sz w:val="28"/>
          <w:szCs w:val="28"/>
          <w:shd w:val="clear" w:color="auto" w:fill="FFFFFF"/>
        </w:rPr>
        <w:t>, mỗi dòng là vector key đại diện cho các từ input). Hai ma trận </w:t>
      </w:r>
      <w:r>
        <w:rPr>
          <w:rFonts w:ascii="Cambria Math" w:hAnsi="Cambria Math" w:cs="Cambria Math"/>
          <w:sz w:val="28"/>
          <w:szCs w:val="28"/>
        </w:rPr>
        <w:t>𝑄</w:t>
      </w:r>
      <w:r>
        <w:rPr>
          <w:sz w:val="28"/>
          <w:szCs w:val="28"/>
        </w:rPr>
        <w:t xml:space="preserve">, </w:t>
      </w:r>
      <w:r>
        <w:rPr>
          <w:rFonts w:ascii="Cambria Math" w:hAnsi="Cambria Math" w:cs="Cambria Math"/>
          <w:sz w:val="28"/>
          <w:szCs w:val="28"/>
        </w:rPr>
        <w:t>𝐾</w:t>
      </w:r>
      <w:r>
        <w:rPr>
          <w:color w:val="333333"/>
          <w:sz w:val="28"/>
          <w:szCs w:val="28"/>
          <w:shd w:val="clear" w:color="auto" w:fill="FFFFFF"/>
        </w:rPr>
        <w:t> được sử dụng để tính attention mà các từ trong câu trả về cho 1 từ cụ thể trong câu. attention vector sẽ được tính dựa trên trung bình có trọng số của các vector value trong ma tận </w:t>
      </w:r>
      <w:r>
        <w:rPr>
          <w:rFonts w:ascii="Cambria Math" w:hAnsi="Cambria Math" w:cs="Cambria Math"/>
          <w:sz w:val="28"/>
          <w:szCs w:val="28"/>
        </w:rPr>
        <w:t>𝑉</w:t>
      </w:r>
      <w:r>
        <w:rPr>
          <w:color w:val="333333"/>
          <w:sz w:val="28"/>
          <w:szCs w:val="28"/>
          <w:shd w:val="clear" w:color="auto" w:fill="FFFFFF"/>
        </w:rPr>
        <w:t> với trọng số attention (được tính từ </w:t>
      </w:r>
      <w:r>
        <w:rPr>
          <w:rFonts w:ascii="Cambria Math" w:hAnsi="Cambria Math" w:cs="Cambria Math"/>
          <w:sz w:val="28"/>
          <w:szCs w:val="28"/>
        </w:rPr>
        <w:t>𝑄</w:t>
      </w:r>
      <w:r>
        <w:rPr>
          <w:sz w:val="28"/>
          <w:szCs w:val="28"/>
        </w:rPr>
        <w:t xml:space="preserve">, </w:t>
      </w:r>
      <w:r>
        <w:rPr>
          <w:rFonts w:ascii="Cambria Math" w:hAnsi="Cambria Math" w:cs="Cambria Math"/>
          <w:sz w:val="28"/>
          <w:szCs w:val="28"/>
        </w:rPr>
        <w:t>𝐾</w:t>
      </w:r>
      <w:r>
        <w:rPr>
          <w:color w:val="333333"/>
          <w:sz w:val="28"/>
          <w:szCs w:val="28"/>
          <w:shd w:val="clear" w:color="auto" w:fill="FFFFFF"/>
        </w:rPr>
        <w:t>).</w:t>
      </w:r>
    </w:p>
    <w:p w14:paraId="52EDA285" w14:textId="77777777" w:rsidR="007D512B" w:rsidRDefault="00000000">
      <w:pPr>
        <w:ind w:left="720"/>
        <w:rPr>
          <w:color w:val="333333"/>
          <w:sz w:val="28"/>
          <w:szCs w:val="28"/>
          <w:shd w:val="clear" w:color="auto" w:fill="FFFFFF"/>
        </w:rPr>
      </w:pPr>
      <w:r>
        <w:rPr>
          <w:color w:val="333333"/>
          <w:sz w:val="28"/>
          <w:szCs w:val="28"/>
          <w:shd w:val="clear" w:color="auto" w:fill="FFFFFF"/>
        </w:rPr>
        <w:t xml:space="preserve">Phương trình Attention như sau: </w:t>
      </w:r>
    </w:p>
    <w:p w14:paraId="01809892" w14:textId="77777777" w:rsidR="007D512B" w:rsidRDefault="00000000">
      <w:pPr>
        <w:ind w:left="720"/>
        <w:rPr>
          <w:sz w:val="28"/>
          <w:szCs w:val="28"/>
        </w:rPr>
      </w:pPr>
      <w:r>
        <w:rPr>
          <w:noProof/>
          <w:sz w:val="28"/>
          <w:szCs w:val="28"/>
        </w:rPr>
        <w:lastRenderedPageBreak/>
        <w:drawing>
          <wp:inline distT="0" distB="0" distL="0" distR="0" wp14:anchorId="40663E20" wp14:editId="2D6A3428">
            <wp:extent cx="5242560" cy="1056005"/>
            <wp:effectExtent l="0" t="0" r="0" b="0"/>
            <wp:docPr id="55928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80731" name="Picture 1"/>
                    <pic:cNvPicPr>
                      <a:picLocks noChangeAspect="1"/>
                    </pic:cNvPicPr>
                  </pic:nvPicPr>
                  <pic:blipFill>
                    <a:blip r:embed="rId25"/>
                    <a:stretch>
                      <a:fillRect/>
                    </a:stretch>
                  </pic:blipFill>
                  <pic:spPr>
                    <a:xfrm>
                      <a:off x="0" y="0"/>
                      <a:ext cx="5259484" cy="1059556"/>
                    </a:xfrm>
                    <a:prstGeom prst="rect">
                      <a:avLst/>
                    </a:prstGeom>
                  </pic:spPr>
                </pic:pic>
              </a:graphicData>
            </a:graphic>
          </wp:inline>
        </w:drawing>
      </w:r>
    </w:p>
    <w:p w14:paraId="3D69BAC2" w14:textId="77777777" w:rsidR="007D512B" w:rsidRDefault="00000000">
      <w:pPr>
        <w:ind w:left="720"/>
        <w:rPr>
          <w:color w:val="333333"/>
          <w:sz w:val="28"/>
          <w:szCs w:val="28"/>
          <w:shd w:val="clear" w:color="auto" w:fill="FFFFFF"/>
        </w:rPr>
      </w:pPr>
      <w:r>
        <w:rPr>
          <w:color w:val="333333"/>
          <w:sz w:val="28"/>
          <w:szCs w:val="28"/>
          <w:shd w:val="clear" w:color="auto" w:fill="FFFFFF"/>
        </w:rPr>
        <w:t>Chia cho </w:t>
      </w:r>
      <w:r>
        <w:rPr>
          <w:rFonts w:ascii="Cambria Math" w:hAnsi="Cambria Math" w:cs="Cambria Math"/>
          <w:sz w:val="28"/>
          <w:szCs w:val="28"/>
        </w:rPr>
        <w:t>𝑑𝑘</w:t>
      </w:r>
      <w:r>
        <w:rPr>
          <w:color w:val="333333"/>
          <w:sz w:val="28"/>
          <w:szCs w:val="28"/>
          <w:shd w:val="clear" w:color="auto" w:fill="FFFFFF"/>
        </w:rPr>
        <w:t> là số dimension của vector key nhằm mục đích tránh tràn luồng nếu số mũ là quá lớn.</w:t>
      </w:r>
    </w:p>
    <w:p w14:paraId="1C2E7447" w14:textId="77777777" w:rsidR="007D512B" w:rsidRDefault="00000000">
      <w:pPr>
        <w:shd w:val="clear" w:color="auto" w:fill="FFFFFF"/>
        <w:spacing w:after="0" w:line="273" w:lineRule="auto"/>
        <w:ind w:left="720"/>
        <w:jc w:val="both"/>
        <w:rPr>
          <w:b/>
          <w:bCs/>
          <w:color w:val="242424"/>
          <w:sz w:val="28"/>
          <w:szCs w:val="28"/>
        </w:rPr>
      </w:pPr>
      <w:r>
        <w:rPr>
          <w:b/>
          <w:bCs/>
          <w:color w:val="242424"/>
          <w:sz w:val="28"/>
          <w:szCs w:val="28"/>
        </w:rPr>
        <w:t>Multi head Attention</w:t>
      </w:r>
    </w:p>
    <w:p w14:paraId="3D2F97E4" w14:textId="77777777" w:rsidR="007D512B" w:rsidRDefault="007D512B">
      <w:pPr>
        <w:shd w:val="clear" w:color="auto" w:fill="FFFFFF"/>
        <w:spacing w:after="0" w:line="273" w:lineRule="auto"/>
        <w:ind w:left="720"/>
        <w:jc w:val="both"/>
        <w:rPr>
          <w:b/>
          <w:bCs/>
          <w:color w:val="242424"/>
          <w:sz w:val="28"/>
          <w:szCs w:val="28"/>
        </w:rPr>
      </w:pPr>
    </w:p>
    <w:p w14:paraId="65E2E655" w14:textId="77777777" w:rsidR="007D512B" w:rsidRDefault="00000000">
      <w:pPr>
        <w:rPr>
          <w:sz w:val="28"/>
          <w:szCs w:val="28"/>
        </w:rPr>
      </w:pPr>
      <w:r>
        <w:rPr>
          <w:sz w:val="28"/>
          <w:szCs w:val="28"/>
        </w:rPr>
        <w:tab/>
      </w:r>
      <w:r>
        <w:rPr>
          <w:noProof/>
          <w:sz w:val="28"/>
          <w:szCs w:val="28"/>
        </w:rPr>
        <w:drawing>
          <wp:inline distT="0" distB="0" distL="0" distR="0" wp14:anchorId="5E5FB6E6" wp14:editId="18F883A1">
            <wp:extent cx="5181600" cy="3268980"/>
            <wp:effectExtent l="0" t="0" r="0" b="7620"/>
            <wp:docPr id="1950073758" name="Picture 9" descr="Parallel multi-head attention and term-weighted question embedding for  medical visual question answering | Multimedia Tool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3758" name="Picture 9" descr="Parallel multi-head attention and term-weighted question embedding for  medical visual question answering | Multimedia Tools and Applica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93535" cy="3276159"/>
                    </a:xfrm>
                    <a:prstGeom prst="rect">
                      <a:avLst/>
                    </a:prstGeom>
                    <a:noFill/>
                    <a:ln>
                      <a:noFill/>
                    </a:ln>
                  </pic:spPr>
                </pic:pic>
              </a:graphicData>
            </a:graphic>
          </wp:inline>
        </w:drawing>
      </w:r>
    </w:p>
    <w:p w14:paraId="4CAB4948" w14:textId="77777777" w:rsidR="007D512B" w:rsidRDefault="00000000">
      <w:pPr>
        <w:shd w:val="clear" w:color="auto" w:fill="FFFFFF"/>
        <w:ind w:left="720"/>
        <w:jc w:val="center"/>
        <w:rPr>
          <w:i/>
          <w:color w:val="242424"/>
          <w:sz w:val="28"/>
          <w:szCs w:val="28"/>
        </w:rPr>
      </w:pPr>
      <w:r>
        <w:rPr>
          <w:i/>
          <w:color w:val="242424"/>
          <w:sz w:val="28"/>
          <w:szCs w:val="28"/>
        </w:rPr>
        <w:t>Hình 3.9: Multi-Head attention</w:t>
      </w:r>
    </w:p>
    <w:p w14:paraId="62273967" w14:textId="77777777" w:rsidR="007D512B" w:rsidRDefault="00000000">
      <w:pPr>
        <w:ind w:left="720"/>
        <w:rPr>
          <w:color w:val="333333"/>
          <w:sz w:val="28"/>
          <w:szCs w:val="28"/>
          <w:shd w:val="clear" w:color="auto" w:fill="FFFFFF"/>
        </w:rPr>
      </w:pPr>
      <w:r>
        <w:rPr>
          <w:color w:val="333333"/>
          <w:sz w:val="28"/>
          <w:szCs w:val="28"/>
          <w:shd w:val="clear" w:color="auto" w:fill="FFFFFF"/>
        </w:rPr>
        <w:t>Sau quá trình Scale dot production chúng ta sẽ thu được 1 ma trận attention. Các tham số mà model cần tinh chỉnh chính là các ma trận </w:t>
      </w:r>
      <w:r>
        <w:rPr>
          <w:rFonts w:ascii="Cambria Math" w:hAnsi="Cambria Math" w:cs="Cambria Math"/>
          <w:sz w:val="28"/>
          <w:szCs w:val="28"/>
        </w:rPr>
        <w:t>𝑊𝑞</w:t>
      </w:r>
      <w:r>
        <w:rPr>
          <w:sz w:val="28"/>
          <w:szCs w:val="28"/>
        </w:rPr>
        <w:t xml:space="preserve">, </w:t>
      </w:r>
      <w:r>
        <w:rPr>
          <w:rFonts w:ascii="Cambria Math" w:hAnsi="Cambria Math" w:cs="Cambria Math"/>
          <w:sz w:val="28"/>
          <w:szCs w:val="28"/>
        </w:rPr>
        <w:t>𝑊𝑘</w:t>
      </w:r>
      <w:r>
        <w:rPr>
          <w:sz w:val="28"/>
          <w:szCs w:val="28"/>
        </w:rPr>
        <w:t xml:space="preserve">, </w:t>
      </w:r>
      <w:r>
        <w:rPr>
          <w:rFonts w:ascii="Cambria Math" w:hAnsi="Cambria Math" w:cs="Cambria Math"/>
          <w:sz w:val="28"/>
          <w:szCs w:val="28"/>
        </w:rPr>
        <w:t>𝑊𝑣</w:t>
      </w:r>
      <w:r>
        <w:rPr>
          <w:color w:val="333333"/>
          <w:sz w:val="28"/>
          <w:szCs w:val="28"/>
          <w:shd w:val="clear" w:color="auto" w:fill="FFFFFF"/>
        </w:rPr>
        <w:t>. Mỗi quá trình như vậy được gọi là 1 head của attention. Khi lặp lại quá trình này nhiều lần ta sẽ thu được quá trình Multi-head Attention.</w:t>
      </w:r>
    </w:p>
    <w:p w14:paraId="15D213FD" w14:textId="77777777" w:rsidR="007D512B" w:rsidRDefault="00000000">
      <w:pPr>
        <w:ind w:left="720"/>
        <w:rPr>
          <w:color w:val="333333"/>
          <w:sz w:val="28"/>
          <w:szCs w:val="28"/>
          <w:shd w:val="clear" w:color="auto" w:fill="FFFFFF"/>
        </w:rPr>
      </w:pPr>
      <w:r>
        <w:rPr>
          <w:color w:val="333333"/>
          <w:sz w:val="28"/>
          <w:szCs w:val="28"/>
          <w:shd w:val="clear" w:color="auto" w:fill="FFFFFF"/>
        </w:rPr>
        <w:t>Sau khi thu được 3 matrix attention ở đầu ra chúng ta sẽ concatenate các matrix này theo các cột để thu được ma trận tổng hợp multi-head matrix có chiều cao trùng với chiều cao của ma trận input.</w:t>
      </w:r>
    </w:p>
    <w:p w14:paraId="37559625" w14:textId="77777777" w:rsidR="007D512B" w:rsidRDefault="00000000">
      <w:pPr>
        <w:ind w:left="720"/>
        <w:rPr>
          <w:sz w:val="28"/>
          <w:szCs w:val="28"/>
        </w:rPr>
      </w:pPr>
      <w:r>
        <w:rPr>
          <w:noProof/>
          <w:sz w:val="28"/>
          <w:szCs w:val="28"/>
        </w:rPr>
        <w:lastRenderedPageBreak/>
        <w:drawing>
          <wp:inline distT="0" distB="0" distL="0" distR="0" wp14:anchorId="10DE6473" wp14:editId="3EC042A7">
            <wp:extent cx="5455285" cy="495300"/>
            <wp:effectExtent l="0" t="0" r="0" b="0"/>
            <wp:docPr id="302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119" name="Picture 1"/>
                    <pic:cNvPicPr>
                      <a:picLocks noChangeAspect="1"/>
                    </pic:cNvPicPr>
                  </pic:nvPicPr>
                  <pic:blipFill>
                    <a:blip r:embed="rId27"/>
                    <a:stretch>
                      <a:fillRect/>
                    </a:stretch>
                  </pic:blipFill>
                  <pic:spPr>
                    <a:xfrm>
                      <a:off x="0" y="0"/>
                      <a:ext cx="5459658" cy="495673"/>
                    </a:xfrm>
                    <a:prstGeom prst="rect">
                      <a:avLst/>
                    </a:prstGeom>
                  </pic:spPr>
                </pic:pic>
              </a:graphicData>
            </a:graphic>
          </wp:inline>
        </w:drawing>
      </w:r>
    </w:p>
    <w:p w14:paraId="696DDCFC" w14:textId="77777777" w:rsidR="007D512B" w:rsidRDefault="00000000">
      <w:pPr>
        <w:ind w:left="720"/>
        <w:rPr>
          <w:color w:val="333333"/>
          <w:sz w:val="28"/>
          <w:szCs w:val="28"/>
          <w:shd w:val="clear" w:color="auto" w:fill="FFFFFF"/>
        </w:rPr>
      </w:pPr>
      <w:r>
        <w:rPr>
          <w:color w:val="333333"/>
          <w:sz w:val="28"/>
          <w:szCs w:val="28"/>
          <w:shd w:val="clear" w:color="auto" w:fill="FFFFFF"/>
        </w:rPr>
        <w:t>Để trả về output có cùng kích thước với ma trận input chúng ta chỉ cần nhân với ma trận </w:t>
      </w:r>
      <w:r>
        <w:rPr>
          <w:rFonts w:ascii="Cambria Math" w:hAnsi="Cambria Math" w:cs="Cambria Math"/>
          <w:sz w:val="28"/>
          <w:szCs w:val="28"/>
        </w:rPr>
        <w:t>𝑊</w:t>
      </w:r>
      <w:r>
        <w:rPr>
          <w:sz w:val="28"/>
          <w:szCs w:val="28"/>
        </w:rPr>
        <w:t>0</w:t>
      </w:r>
      <w:r>
        <w:rPr>
          <w:color w:val="333333"/>
          <w:sz w:val="28"/>
          <w:szCs w:val="28"/>
          <w:shd w:val="clear" w:color="auto" w:fill="FFFFFF"/>
        </w:rPr>
        <w:t> chiều rộng bằng với chiều rộng của ma trận input.</w:t>
      </w:r>
    </w:p>
    <w:p w14:paraId="36C39DB1" w14:textId="77777777" w:rsidR="007D512B" w:rsidRDefault="00000000">
      <w:pPr>
        <w:ind w:left="720"/>
        <w:rPr>
          <w:sz w:val="28"/>
          <w:szCs w:val="28"/>
        </w:rPr>
      </w:pPr>
      <w:r>
        <w:rPr>
          <w:noProof/>
          <w:sz w:val="28"/>
          <w:szCs w:val="28"/>
        </w:rPr>
        <w:drawing>
          <wp:inline distT="0" distB="0" distL="0" distR="0" wp14:anchorId="70C9E751" wp14:editId="0CBC08CA">
            <wp:extent cx="5272405" cy="2720340"/>
            <wp:effectExtent l="0" t="0" r="4445" b="3810"/>
            <wp:docPr id="150746686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66869" name="Picture 10" descr="A diagram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84988" cy="2726516"/>
                    </a:xfrm>
                    <a:prstGeom prst="rect">
                      <a:avLst/>
                    </a:prstGeom>
                    <a:noFill/>
                    <a:ln>
                      <a:noFill/>
                    </a:ln>
                  </pic:spPr>
                </pic:pic>
              </a:graphicData>
            </a:graphic>
          </wp:inline>
        </w:drawing>
      </w:r>
    </w:p>
    <w:p w14:paraId="09856998" w14:textId="77777777" w:rsidR="007D512B" w:rsidRDefault="00000000">
      <w:pPr>
        <w:pStyle w:val="ChuThichHinh"/>
        <w:rPr>
          <w:sz w:val="28"/>
        </w:rPr>
      </w:pPr>
      <w:r>
        <w:rPr>
          <w:sz w:val="28"/>
        </w:rPr>
        <w:t>Hình 3.10: Sơ đồ của một block layer áp dụng multi-head attention layer</w:t>
      </w:r>
    </w:p>
    <w:p w14:paraId="5E309AF9" w14:textId="77777777" w:rsidR="007D512B" w:rsidRDefault="00000000">
      <w:pPr>
        <w:ind w:left="720"/>
        <w:rPr>
          <w:color w:val="333333"/>
          <w:sz w:val="28"/>
          <w:szCs w:val="28"/>
          <w:shd w:val="clear" w:color="auto" w:fill="FFFFFF"/>
        </w:rPr>
      </w:pPr>
      <w:r>
        <w:rPr>
          <w:sz w:val="28"/>
          <w:szCs w:val="28"/>
        </w:rPr>
        <w:t>Như vậy kết thúc quá trình trên là chúng ta đã hoàn thành sub-layer thứ nhất của Transformer là multi-head Attention layer. Ở sub-layer thứ 2 chúng ta sẽ đi qua các kết nối fully connected và trả ra kết quả ở đầu ra có shape trùng với input. Mục đích là để chúng ta có thể lặp lại các block này Nx lần</w:t>
      </w:r>
      <w:r>
        <w:rPr>
          <w:color w:val="333333"/>
          <w:sz w:val="28"/>
          <w:szCs w:val="28"/>
          <w:shd w:val="clear" w:color="auto" w:fill="FFFFFF"/>
        </w:rPr>
        <w:t>.</w:t>
      </w:r>
    </w:p>
    <w:p w14:paraId="09B6297D" w14:textId="77777777" w:rsidR="007D512B" w:rsidRDefault="00000000">
      <w:pPr>
        <w:ind w:firstLine="720"/>
        <w:rPr>
          <w:sz w:val="28"/>
          <w:szCs w:val="28"/>
        </w:rPr>
      </w:pPr>
      <w:r>
        <w:rPr>
          <w:b/>
          <w:sz w:val="28"/>
          <w:szCs w:val="28"/>
        </w:rPr>
        <w:t>Feed forward network</w:t>
      </w:r>
    </w:p>
    <w:p w14:paraId="2C624A85" w14:textId="77777777" w:rsidR="007D512B" w:rsidRDefault="00000000">
      <w:pPr>
        <w:ind w:left="720"/>
        <w:rPr>
          <w:sz w:val="28"/>
          <w:szCs w:val="28"/>
        </w:rPr>
      </w:pPr>
      <w:r>
        <w:rPr>
          <w:sz w:val="28"/>
          <w:szCs w:val="28"/>
        </w:rPr>
        <w:t>Triển khai mạng Nơ-ron lan truyền Xuôi (FFN) trong mô hình Bert với 2 lớp tuyến tính hoặc là hai lớp dense. Lớp dense đầu tiên có kích thước là (d_model, d_ffn), và lớp thứ hai có kích thước là (d_ffn, d_model).</w:t>
      </w:r>
    </w:p>
    <w:p w14:paraId="51D1AD4D" w14:textId="77777777" w:rsidR="007D512B" w:rsidRDefault="00000000">
      <w:pPr>
        <w:spacing w:before="100" w:beforeAutospacing="1" w:after="100" w:afterAutospacing="1" w:line="240" w:lineRule="auto"/>
        <w:ind w:left="720"/>
        <w:rPr>
          <w:sz w:val="28"/>
          <w:szCs w:val="28"/>
        </w:rPr>
      </w:pPr>
      <w:r>
        <w:rPr>
          <w:sz w:val="28"/>
          <w:szCs w:val="28"/>
        </w:rPr>
        <w:t>Công thức toán học cho mạng nơ-ron truyền thẳng trong một lớp Transformer:</w:t>
      </w:r>
    </w:p>
    <w:p w14:paraId="73F24CC5" w14:textId="77777777" w:rsidR="007D512B" w:rsidRDefault="00000000">
      <w:pPr>
        <w:spacing w:before="100" w:beforeAutospacing="1" w:after="100" w:afterAutospacing="1" w:line="240" w:lineRule="auto"/>
        <w:jc w:val="center"/>
        <w:rPr>
          <w:sz w:val="28"/>
          <w:szCs w:val="28"/>
          <w:vertAlign w:val="subscript"/>
        </w:rPr>
      </w:pPr>
      <w:r>
        <w:rPr>
          <w:sz w:val="28"/>
          <w:szCs w:val="28"/>
        </w:rPr>
        <w:t>FFN(x)=max (0, xW</w:t>
      </w:r>
      <w:r>
        <w:rPr>
          <w:sz w:val="28"/>
          <w:szCs w:val="28"/>
          <w:vertAlign w:val="subscript"/>
        </w:rPr>
        <w:t>1</w:t>
      </w:r>
      <w:r>
        <w:rPr>
          <w:sz w:val="28"/>
          <w:szCs w:val="28"/>
        </w:rPr>
        <w:t xml:space="preserve"> + b</w:t>
      </w:r>
      <w:proofErr w:type="gramStart"/>
      <w:r>
        <w:rPr>
          <w:sz w:val="28"/>
          <w:szCs w:val="28"/>
          <w:vertAlign w:val="subscript"/>
        </w:rPr>
        <w:t>1</w:t>
      </w:r>
      <w:r>
        <w:rPr>
          <w:sz w:val="28"/>
          <w:szCs w:val="28"/>
        </w:rPr>
        <w:t>)W</w:t>
      </w:r>
      <w:proofErr w:type="gramEnd"/>
      <w:r>
        <w:rPr>
          <w:sz w:val="28"/>
          <w:szCs w:val="28"/>
          <w:vertAlign w:val="subscript"/>
        </w:rPr>
        <w:t>2</w:t>
      </w:r>
      <w:r>
        <w:rPr>
          <w:sz w:val="28"/>
          <w:szCs w:val="28"/>
        </w:rPr>
        <w:t xml:space="preserve"> + b</w:t>
      </w:r>
      <w:r>
        <w:rPr>
          <w:sz w:val="28"/>
          <w:szCs w:val="28"/>
          <w:vertAlign w:val="subscript"/>
        </w:rPr>
        <w:t>2</w:t>
      </w:r>
    </w:p>
    <w:p w14:paraId="31780DB0" w14:textId="77777777" w:rsidR="007D512B" w:rsidRDefault="00000000">
      <w:pPr>
        <w:pStyle w:val="Heading2"/>
        <w:rPr>
          <w:rFonts w:ascii="Times New Roman" w:hAnsi="Times New Roman" w:cs="Times New Roman"/>
          <w:b/>
          <w:bCs/>
          <w:color w:val="auto"/>
          <w:sz w:val="28"/>
          <w:szCs w:val="28"/>
        </w:rPr>
      </w:pPr>
      <w:bookmarkStart w:id="17" w:name="_Toc170492139"/>
      <w:r>
        <w:rPr>
          <w:rFonts w:ascii="Times New Roman" w:hAnsi="Times New Roman" w:cs="Times New Roman"/>
          <w:b/>
          <w:bCs/>
          <w:color w:val="auto"/>
          <w:sz w:val="28"/>
          <w:szCs w:val="28"/>
        </w:rPr>
        <w:lastRenderedPageBreak/>
        <w:t>3.2 Fine Tuning</w:t>
      </w:r>
      <w:bookmarkEnd w:id="17"/>
    </w:p>
    <w:p w14:paraId="65B1F6F8" w14:textId="77777777" w:rsidR="007D512B" w:rsidRDefault="00000000">
      <w:pPr>
        <w:ind w:left="720"/>
        <w:jc w:val="both"/>
        <w:rPr>
          <w:sz w:val="28"/>
          <w:szCs w:val="28"/>
        </w:rPr>
      </w:pPr>
      <w:r>
        <w:rPr>
          <w:sz w:val="28"/>
          <w:szCs w:val="28"/>
        </w:rPr>
        <w:t xml:space="preserve">Fine tuning được thực hiện cho những nhiệm vụ khác nhau phụ thuộc vào việc thay đổi các inputs hoặc outputs thích hợp. Để huấn luyện mô hình cho từng nhiệm vụ cụ thể, chúng ta có thể thêm một lớp output bổ sung cho mô hình Bert và fine tune mô hình cho tất cả các tham số từ đầu đến cuối. Chỉ cần học một số lượng tham số tối thiểu từ đầu, quy trình huấn luyện sẽ nhanh chóng, giảm chi phí và sử dụng tài nguyên hiệu quả hơn. </w:t>
      </w:r>
    </w:p>
    <w:p w14:paraId="775C86B8" w14:textId="77777777" w:rsidR="007D512B" w:rsidRDefault="00000000">
      <w:pPr>
        <w:ind w:left="720"/>
        <w:jc w:val="both"/>
        <w:rPr>
          <w:sz w:val="28"/>
          <w:szCs w:val="28"/>
        </w:rPr>
      </w:pPr>
      <w:r>
        <w:rPr>
          <w:sz w:val="28"/>
          <w:szCs w:val="28"/>
        </w:rPr>
        <w:t xml:space="preserve">Token đầu tiên của mỗi chuỗi là token phân loại đặc biệt ([CLS]). Không giống như vectơ trạng thái ẩn tương ứng với token biểu diễn từ thông thường, trạng thái ẩn tương ứng với token đặc biệt này được chỉ định bởi các tác giả của BERT là đại diện của toàn bộ câu được sử dụng cho các nhiệm vụ phân loại. Như vậy, khi chúng ta cung cấp một câu đầu vào cho mô hình trong quá trình huấn luyện, đầu ra là vectơ trạng thái ẩn độ dài 768 tương ứng với token này. Lớp bổ sung được thêm ở trên bao gồm các nơ ron tuyến tính chưa được huấn luyện có kích thước [hidden_state, number_of_labels], hay [768,3], có nghĩa là đầu ra của BERT kết hợp với lớp phân loại của chúng ta là một vectơ gồm ba số đại diện cho xác xuất để làm cơ sở phân loại. </w:t>
      </w:r>
    </w:p>
    <w:p w14:paraId="33A94000" w14:textId="77777777" w:rsidR="007D512B" w:rsidRDefault="00000000">
      <w:pPr>
        <w:shd w:val="clear" w:color="auto" w:fill="FFFFFF"/>
        <w:spacing w:after="0"/>
        <w:ind w:left="720"/>
        <w:rPr>
          <w:color w:val="242424"/>
          <w:sz w:val="28"/>
          <w:szCs w:val="28"/>
        </w:rPr>
      </w:pPr>
      <w:r>
        <w:rPr>
          <w:noProof/>
          <w:sz w:val="28"/>
          <w:szCs w:val="28"/>
          <w14:ligatures w14:val="standardContextual"/>
        </w:rPr>
        <w:drawing>
          <wp:inline distT="0" distB="0" distL="0" distR="0" wp14:anchorId="24A9D253" wp14:editId="21F682AF">
            <wp:extent cx="5173980" cy="2514600"/>
            <wp:effectExtent l="0" t="0" r="7620" b="0"/>
            <wp:docPr id="4" name="image7.png"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A diagram of a graph&#10;&#10;Description automatically generated"/>
                    <pic:cNvPicPr preferRelativeResize="0"/>
                  </pic:nvPicPr>
                  <pic:blipFill>
                    <a:blip r:embed="rId29"/>
                    <a:srcRect/>
                    <a:stretch>
                      <a:fillRect/>
                    </a:stretch>
                  </pic:blipFill>
                  <pic:spPr>
                    <a:xfrm>
                      <a:off x="0" y="0"/>
                      <a:ext cx="5173980" cy="2514600"/>
                    </a:xfrm>
                    <a:prstGeom prst="rect">
                      <a:avLst/>
                    </a:prstGeom>
                  </pic:spPr>
                </pic:pic>
              </a:graphicData>
            </a:graphic>
          </wp:inline>
        </w:drawing>
      </w:r>
    </w:p>
    <w:p w14:paraId="7F08FCEA" w14:textId="77777777" w:rsidR="007D512B" w:rsidRDefault="00000000">
      <w:pPr>
        <w:jc w:val="center"/>
        <w:rPr>
          <w:i/>
          <w:color w:val="242424"/>
          <w:sz w:val="28"/>
          <w:szCs w:val="28"/>
        </w:rPr>
      </w:pPr>
      <w:r>
        <w:rPr>
          <w:i/>
          <w:iCs/>
          <w:sz w:val="28"/>
          <w:szCs w:val="28"/>
        </w:rPr>
        <w:t xml:space="preserve">Hình 3.11: </w:t>
      </w:r>
      <w:r>
        <w:rPr>
          <w:i/>
          <w:color w:val="242424"/>
          <w:sz w:val="28"/>
          <w:szCs w:val="28"/>
        </w:rPr>
        <w:t>Fine tuning mô hình BERT cho sentiment analysis</w:t>
      </w:r>
    </w:p>
    <w:p w14:paraId="16DB90B3" w14:textId="77777777" w:rsidR="007D512B" w:rsidRDefault="00000000">
      <w:pPr>
        <w:shd w:val="clear" w:color="auto" w:fill="FFFFFF"/>
        <w:spacing w:before="120"/>
        <w:jc w:val="both"/>
        <w:rPr>
          <w:sz w:val="28"/>
          <w:szCs w:val="28"/>
        </w:rPr>
      </w:pPr>
      <w:r>
        <w:rPr>
          <w:color w:val="242424"/>
          <w:sz w:val="28"/>
          <w:szCs w:val="28"/>
        </w:rPr>
        <w:lastRenderedPageBreak/>
        <w:t>Nhóm sẽ lan truyền ngược từ toàn bộ mạng, ở bước này chúng ta có thể huấn luyện các tham số mới được giới thiệu (768 x 3) và cũng như học toàn bộ trọng số Wq, Wk, Wv. Điều này có nghĩa là mọi thứ trong mạng bắt đầu chuyên sâu cho nhiệm vụ Sentiment Analysis, nghĩa là nó sẽ cố gắng điều chỉnh các tham số để thực hiện tốt trên nhiệm vụ này.</w:t>
      </w:r>
    </w:p>
    <w:p w14:paraId="004AE7E4" w14:textId="77777777" w:rsidR="007D512B" w:rsidRDefault="00000000">
      <w:pPr>
        <w:spacing w:before="100" w:beforeAutospacing="1" w:after="100" w:afterAutospacing="1"/>
        <w:jc w:val="both"/>
        <w:rPr>
          <w:sz w:val="28"/>
          <w:szCs w:val="28"/>
        </w:rPr>
      </w:pPr>
      <w:r>
        <w:rPr>
          <w:sz w:val="28"/>
          <w:szCs w:val="28"/>
        </w:rPr>
        <w:t>Để sử dụng BERT để diễn giải câu " Now i'm just offended ", chúng ta có thể sử dụng mô hình BERT đã được huấn luyện trước (pre-trained BERT) hoặc fine-tuning BERT cho các tác vụ cụ thể. Trong trường hợp này, ta giả sử sử dụng pre-trained BERT để phân tích ngữ nghĩa của câu.</w:t>
      </w:r>
    </w:p>
    <w:p w14:paraId="54AEC688" w14:textId="77777777" w:rsidR="007D512B" w:rsidRDefault="00000000">
      <w:pPr>
        <w:spacing w:before="100" w:beforeAutospacing="1" w:after="100" w:afterAutospacing="1"/>
        <w:ind w:left="720"/>
        <w:jc w:val="both"/>
        <w:rPr>
          <w:sz w:val="28"/>
          <w:szCs w:val="28"/>
        </w:rPr>
      </w:pPr>
      <w:r>
        <w:rPr>
          <w:b/>
          <w:bCs/>
          <w:sz w:val="28"/>
          <w:szCs w:val="28"/>
        </w:rPr>
        <w:t>Tokenization</w:t>
      </w:r>
      <w:r>
        <w:rPr>
          <w:sz w:val="28"/>
          <w:szCs w:val="28"/>
        </w:rPr>
        <w:t>: Đầu tiên, câu " Now i'm just offended " sẽ được phân thành các token riêng biệt. BERT sử dụng một tokenizer để chuyển đổi câu thành dạng mà mô hình có thể hiểu.</w:t>
      </w:r>
    </w:p>
    <w:p w14:paraId="50032BCB" w14:textId="77777777" w:rsidR="007D512B" w:rsidRDefault="00000000">
      <w:pPr>
        <w:numPr>
          <w:ilvl w:val="1"/>
          <w:numId w:val="8"/>
        </w:numPr>
        <w:spacing w:before="100" w:beforeAutospacing="1" w:after="100" w:afterAutospacing="1"/>
        <w:jc w:val="both"/>
        <w:rPr>
          <w:sz w:val="28"/>
          <w:szCs w:val="28"/>
        </w:rPr>
      </w:pPr>
      <w:r>
        <w:rPr>
          <w:sz w:val="28"/>
          <w:szCs w:val="28"/>
        </w:rPr>
        <w:t>Ví dụ: "Now i'm just offended" có thể được chuyển thành ["now", "i", "'", "m", "just", "offended"]</w:t>
      </w:r>
    </w:p>
    <w:p w14:paraId="24B3F18D" w14:textId="77777777" w:rsidR="007D512B" w:rsidRDefault="00000000">
      <w:pPr>
        <w:spacing w:before="100" w:beforeAutospacing="1" w:after="100" w:afterAutospacing="1"/>
        <w:ind w:left="720"/>
        <w:jc w:val="both"/>
        <w:rPr>
          <w:sz w:val="28"/>
          <w:szCs w:val="28"/>
        </w:rPr>
      </w:pPr>
      <w:r>
        <w:rPr>
          <w:b/>
          <w:bCs/>
          <w:sz w:val="28"/>
          <w:szCs w:val="28"/>
        </w:rPr>
        <w:t>Input Representation</w:t>
      </w:r>
      <w:r>
        <w:rPr>
          <w:sz w:val="28"/>
          <w:szCs w:val="28"/>
        </w:rPr>
        <w:t>: BERT yêu cầu đầu vào là một chuỗi token và một chuỗi attention mask (đánh dấu vị trí các từ thực sự có nghĩa trong câu). Đối với câu này, ta có thể có một vectơ input như sau (đã tokenized và sử dụng attention mask):</w:t>
      </w:r>
    </w:p>
    <w:p w14:paraId="264669CB" w14:textId="77777777" w:rsidR="007D512B" w:rsidRDefault="00000000">
      <w:pPr>
        <w:numPr>
          <w:ilvl w:val="1"/>
          <w:numId w:val="8"/>
        </w:numPr>
        <w:spacing w:before="100" w:beforeAutospacing="1" w:after="100" w:afterAutospacing="1"/>
        <w:jc w:val="both"/>
        <w:rPr>
          <w:sz w:val="28"/>
          <w:szCs w:val="28"/>
        </w:rPr>
      </w:pPr>
      <w:r>
        <w:rPr>
          <w:sz w:val="28"/>
          <w:szCs w:val="28"/>
        </w:rPr>
        <w:t>Input: ["[CLS]", "now", "i", "'", "m", "just", "offended", "[SEP]"]</w:t>
      </w:r>
    </w:p>
    <w:p w14:paraId="765553BB" w14:textId="77777777" w:rsidR="007D512B" w:rsidRDefault="00000000">
      <w:pPr>
        <w:numPr>
          <w:ilvl w:val="1"/>
          <w:numId w:val="8"/>
        </w:numPr>
        <w:spacing w:before="100" w:beforeAutospacing="1" w:after="100" w:afterAutospacing="1"/>
        <w:jc w:val="both"/>
        <w:rPr>
          <w:sz w:val="28"/>
          <w:szCs w:val="28"/>
        </w:rPr>
      </w:pPr>
      <w:r>
        <w:rPr>
          <w:sz w:val="28"/>
          <w:szCs w:val="28"/>
        </w:rPr>
        <w:t>Attention Mask: [1, 1, 1, 1, 1, 1, 1, 1] (1 cho các từ thực tế và 0 cho các từ padding nếu có)</w:t>
      </w:r>
    </w:p>
    <w:p w14:paraId="427A159C" w14:textId="77777777" w:rsidR="007D512B" w:rsidRDefault="00000000">
      <w:pPr>
        <w:spacing w:before="100" w:beforeAutospacing="1" w:after="100" w:afterAutospacing="1"/>
        <w:ind w:left="720"/>
        <w:jc w:val="both"/>
        <w:rPr>
          <w:sz w:val="28"/>
          <w:szCs w:val="28"/>
        </w:rPr>
      </w:pPr>
      <w:r>
        <w:rPr>
          <w:sz w:val="28"/>
          <w:szCs w:val="28"/>
        </w:rPr>
        <w:t>Trong đó:</w:t>
      </w:r>
    </w:p>
    <w:p w14:paraId="609BD211" w14:textId="77777777" w:rsidR="007D512B" w:rsidRDefault="00000000">
      <w:pPr>
        <w:numPr>
          <w:ilvl w:val="1"/>
          <w:numId w:val="8"/>
        </w:numPr>
        <w:spacing w:before="100" w:beforeAutospacing="1" w:after="100" w:afterAutospacing="1"/>
        <w:jc w:val="both"/>
        <w:rPr>
          <w:sz w:val="28"/>
          <w:szCs w:val="28"/>
        </w:rPr>
      </w:pPr>
      <w:r>
        <w:rPr>
          <w:sz w:val="28"/>
          <w:szCs w:val="28"/>
        </w:rPr>
        <w:t>"[CLS]" là token đặc biệt cho mô hình BERT để biểu diễn đầu câu.</w:t>
      </w:r>
    </w:p>
    <w:p w14:paraId="54D6D28E" w14:textId="77777777" w:rsidR="007D512B" w:rsidRDefault="00000000">
      <w:pPr>
        <w:numPr>
          <w:ilvl w:val="1"/>
          <w:numId w:val="8"/>
        </w:numPr>
        <w:spacing w:before="100" w:beforeAutospacing="1" w:after="100" w:afterAutospacing="1"/>
        <w:jc w:val="both"/>
        <w:rPr>
          <w:sz w:val="28"/>
          <w:szCs w:val="28"/>
        </w:rPr>
      </w:pPr>
      <w:r>
        <w:rPr>
          <w:sz w:val="28"/>
          <w:szCs w:val="28"/>
        </w:rPr>
        <w:lastRenderedPageBreak/>
        <w:t>"[SEP]" là token đặc biệt để phân tách giữa hai câu trong các tác vụ dựa trên câu.</w:t>
      </w:r>
    </w:p>
    <w:p w14:paraId="50587F81" w14:textId="77777777" w:rsidR="007D512B" w:rsidRDefault="00000000">
      <w:pPr>
        <w:spacing w:after="0" w:line="276" w:lineRule="auto"/>
        <w:ind w:left="720"/>
        <w:rPr>
          <w:sz w:val="28"/>
          <w:szCs w:val="28"/>
        </w:rPr>
      </w:pPr>
      <w:r>
        <w:rPr>
          <w:b/>
          <w:bCs/>
          <w:sz w:val="28"/>
          <w:szCs w:val="28"/>
        </w:rPr>
        <w:t>Chuyển đổi các token thành ID và tạo Mask</w:t>
      </w:r>
      <w:r>
        <w:rPr>
          <w:sz w:val="28"/>
          <w:szCs w:val="28"/>
        </w:rPr>
        <w:t xml:space="preserve">: </w:t>
      </w:r>
    </w:p>
    <w:p w14:paraId="6E20639C" w14:textId="77777777" w:rsidR="007D512B" w:rsidRDefault="00000000">
      <w:pPr>
        <w:pStyle w:val="ListParagraph"/>
        <w:numPr>
          <w:ilvl w:val="0"/>
          <w:numId w:val="9"/>
        </w:numPr>
        <w:spacing w:after="0" w:line="276" w:lineRule="auto"/>
        <w:rPr>
          <w:sz w:val="28"/>
          <w:szCs w:val="28"/>
        </w:rPr>
      </w:pPr>
      <w:r>
        <w:rPr>
          <w:sz w:val="28"/>
          <w:szCs w:val="28"/>
        </w:rPr>
        <w:t>Sử dụng bộ từ điển của BERT để chuyển các token thành các số nguyên tương ứng: [</w:t>
      </w:r>
      <w:r>
        <w:rPr>
          <w:rStyle w:val="hljs-number"/>
          <w:rFonts w:eastAsiaTheme="majorEastAsia"/>
          <w:sz w:val="28"/>
          <w:szCs w:val="28"/>
        </w:rPr>
        <w:t>101</w:t>
      </w:r>
      <w:r>
        <w:rPr>
          <w:sz w:val="28"/>
          <w:szCs w:val="28"/>
        </w:rPr>
        <w:t xml:space="preserve">, </w:t>
      </w:r>
      <w:r>
        <w:rPr>
          <w:rStyle w:val="hljs-number"/>
          <w:rFonts w:eastAsiaTheme="majorEastAsia"/>
          <w:sz w:val="28"/>
          <w:szCs w:val="28"/>
        </w:rPr>
        <w:t>2085</w:t>
      </w:r>
      <w:r>
        <w:rPr>
          <w:sz w:val="28"/>
          <w:szCs w:val="28"/>
        </w:rPr>
        <w:t xml:space="preserve">, </w:t>
      </w:r>
      <w:r>
        <w:rPr>
          <w:rStyle w:val="hljs-number"/>
          <w:rFonts w:eastAsiaTheme="majorEastAsia"/>
          <w:sz w:val="28"/>
          <w:szCs w:val="28"/>
        </w:rPr>
        <w:t>1045</w:t>
      </w:r>
      <w:r>
        <w:rPr>
          <w:sz w:val="28"/>
          <w:szCs w:val="28"/>
        </w:rPr>
        <w:t xml:space="preserve">, </w:t>
      </w:r>
      <w:r>
        <w:rPr>
          <w:rStyle w:val="hljs-number"/>
          <w:rFonts w:eastAsiaTheme="majorEastAsia"/>
          <w:sz w:val="28"/>
          <w:szCs w:val="28"/>
        </w:rPr>
        <w:t>1005</w:t>
      </w:r>
      <w:r>
        <w:rPr>
          <w:sz w:val="28"/>
          <w:szCs w:val="28"/>
        </w:rPr>
        <w:t xml:space="preserve">, </w:t>
      </w:r>
      <w:r>
        <w:rPr>
          <w:rStyle w:val="hljs-number"/>
          <w:rFonts w:eastAsiaTheme="majorEastAsia"/>
          <w:sz w:val="28"/>
          <w:szCs w:val="28"/>
        </w:rPr>
        <w:t>1049</w:t>
      </w:r>
      <w:r>
        <w:rPr>
          <w:sz w:val="28"/>
          <w:szCs w:val="28"/>
        </w:rPr>
        <w:t xml:space="preserve">, </w:t>
      </w:r>
      <w:r>
        <w:rPr>
          <w:rStyle w:val="hljs-number"/>
          <w:rFonts w:eastAsiaTheme="majorEastAsia"/>
          <w:sz w:val="28"/>
          <w:szCs w:val="28"/>
        </w:rPr>
        <w:t>2074</w:t>
      </w:r>
      <w:r>
        <w:rPr>
          <w:sz w:val="28"/>
          <w:szCs w:val="28"/>
        </w:rPr>
        <w:t xml:space="preserve">, </w:t>
      </w:r>
      <w:r>
        <w:rPr>
          <w:rStyle w:val="hljs-number"/>
          <w:rFonts w:eastAsiaTheme="majorEastAsia"/>
          <w:sz w:val="28"/>
          <w:szCs w:val="28"/>
        </w:rPr>
        <w:t>7506</w:t>
      </w:r>
      <w:r>
        <w:rPr>
          <w:sz w:val="28"/>
          <w:szCs w:val="28"/>
        </w:rPr>
        <w:t xml:space="preserve">, </w:t>
      </w:r>
      <w:r>
        <w:rPr>
          <w:rStyle w:val="hljs-number"/>
          <w:rFonts w:eastAsiaTheme="majorEastAsia"/>
          <w:sz w:val="28"/>
          <w:szCs w:val="28"/>
        </w:rPr>
        <w:t>102</w:t>
      </w:r>
      <w:r>
        <w:rPr>
          <w:sz w:val="28"/>
          <w:szCs w:val="28"/>
        </w:rPr>
        <w:t>]</w:t>
      </w:r>
    </w:p>
    <w:p w14:paraId="6B9A3927" w14:textId="77777777" w:rsidR="007D512B" w:rsidRDefault="00000000">
      <w:pPr>
        <w:pStyle w:val="ListParagraph"/>
        <w:numPr>
          <w:ilvl w:val="0"/>
          <w:numId w:val="9"/>
        </w:numPr>
        <w:spacing w:line="276" w:lineRule="auto"/>
        <w:rPr>
          <w:sz w:val="28"/>
          <w:szCs w:val="28"/>
        </w:rPr>
      </w:pPr>
      <w:r>
        <w:rPr>
          <w:sz w:val="28"/>
          <w:szCs w:val="28"/>
        </w:rPr>
        <w:t>Tạo một mask để chỉ định các từ thật và các từ đệm (padding) khi có: [1, 1, 1, 1, 1, 1, 1, 1]</w:t>
      </w:r>
    </w:p>
    <w:p w14:paraId="168F7326" w14:textId="77777777" w:rsidR="007D512B" w:rsidRDefault="00000000">
      <w:pPr>
        <w:spacing w:before="100" w:beforeAutospacing="1" w:after="100" w:afterAutospacing="1"/>
        <w:ind w:left="720"/>
        <w:jc w:val="both"/>
        <w:rPr>
          <w:sz w:val="28"/>
          <w:szCs w:val="28"/>
        </w:rPr>
      </w:pPr>
      <w:r>
        <w:rPr>
          <w:b/>
          <w:bCs/>
          <w:sz w:val="28"/>
          <w:szCs w:val="28"/>
        </w:rPr>
        <w:t>Đưa vào BERT và dự đoán</w:t>
      </w:r>
      <w:r>
        <w:rPr>
          <w:sz w:val="28"/>
          <w:szCs w:val="28"/>
        </w:rPr>
        <w:t>: Sau khi chuẩn bị đầu vào, ta đưa nó vào mô hình BERT. BERT sẽ trả về một biểu diễn vector cho mỗi token đầu vào sau khi đã qua các lớp Transformer Encoder. Lấy embedding của token [CLS], vector đặc trưng tương ứng với token [CLS] thường được sử dụng để biểu diễn toàn bộ câu.</w:t>
      </w:r>
    </w:p>
    <w:p w14:paraId="18413486" w14:textId="77777777" w:rsidR="007D512B" w:rsidRDefault="00000000">
      <w:pPr>
        <w:spacing w:before="100" w:beforeAutospacing="1" w:after="100" w:afterAutospacing="1"/>
        <w:ind w:left="720"/>
        <w:jc w:val="both"/>
        <w:rPr>
          <w:sz w:val="28"/>
          <w:szCs w:val="28"/>
        </w:rPr>
      </w:pPr>
      <w:r>
        <w:rPr>
          <w:sz w:val="28"/>
          <w:szCs w:val="28"/>
        </w:rPr>
        <w:t>Đưa embedding qua một lớp phân loại (classification layer): Lớp phân loại sẽ dựa vào embedding để dự đoán sentiment của câu tweet.</w:t>
      </w:r>
    </w:p>
    <w:p w14:paraId="1888C99B" w14:textId="77777777" w:rsidR="007D512B" w:rsidRDefault="00000000">
      <w:pPr>
        <w:spacing w:before="100" w:beforeAutospacing="1" w:after="100" w:afterAutospacing="1"/>
        <w:ind w:left="720"/>
        <w:jc w:val="both"/>
        <w:rPr>
          <w:sz w:val="28"/>
          <w:szCs w:val="28"/>
        </w:rPr>
      </w:pPr>
      <w:r>
        <w:rPr>
          <w:sz w:val="28"/>
          <w:szCs w:val="28"/>
        </w:rPr>
        <w:t>Lớp phân loại có thể là một lớp dense (fully connected) với hàm kích hoạt softmax để phân loại các cảm xúc như positive, negative, neutral.</w:t>
      </w:r>
    </w:p>
    <w:p w14:paraId="52AAF961" w14:textId="77777777" w:rsidR="007D512B" w:rsidRDefault="00000000">
      <w:pPr>
        <w:spacing w:before="100" w:beforeAutospacing="1" w:after="100" w:afterAutospacing="1"/>
        <w:ind w:left="720"/>
        <w:jc w:val="both"/>
        <w:rPr>
          <w:sz w:val="28"/>
          <w:szCs w:val="28"/>
        </w:rPr>
      </w:pPr>
      <w:r>
        <w:rPr>
          <w:b/>
          <w:bCs/>
          <w:sz w:val="28"/>
          <w:szCs w:val="28"/>
        </w:rPr>
        <w:t>Interpretation (Diễn giải)</w:t>
      </w:r>
      <w:r>
        <w:rPr>
          <w:sz w:val="28"/>
          <w:szCs w:val="28"/>
        </w:rPr>
        <w:t>: Để diễn giải câu " Now I'm just offended" sử dụng BERT, chúng ta có thể quan sát các giá trị vector biểu diễn từng token. Các mô hình sử dụng BERT thường sẽ cho phép trích xuất các biểu diễn vector của các token để phân tích ý nghĩa của câu.</w:t>
      </w:r>
    </w:p>
    <w:p w14:paraId="042DCF51" w14:textId="77777777" w:rsidR="007D512B" w:rsidRDefault="00000000">
      <w:pPr>
        <w:numPr>
          <w:ilvl w:val="1"/>
          <w:numId w:val="8"/>
        </w:numPr>
        <w:spacing w:before="100" w:beforeAutospacing="1" w:after="100" w:afterAutospacing="1"/>
        <w:jc w:val="both"/>
        <w:rPr>
          <w:sz w:val="28"/>
          <w:szCs w:val="28"/>
        </w:rPr>
      </w:pPr>
      <w:r>
        <w:rPr>
          <w:sz w:val="28"/>
          <w:szCs w:val="28"/>
        </w:rPr>
        <w:t>Ví dụ: BERT có thể biểu diễn "now", "i", "'", "m", "just", "offended" như các vector trong không gian nghĩa ngữ, và với việc sử dụng self-attention, mô hình có thể nhận ra rằng "offended" là từ mang nghĩa tiêu cực trong câu này.</w:t>
      </w:r>
    </w:p>
    <w:p w14:paraId="6C76F811" w14:textId="77777777" w:rsidR="007D512B" w:rsidRDefault="00000000">
      <w:pPr>
        <w:spacing w:before="100" w:beforeAutospacing="1" w:after="100" w:afterAutospacing="1"/>
        <w:ind w:left="720"/>
        <w:jc w:val="both"/>
        <w:rPr>
          <w:sz w:val="28"/>
          <w:szCs w:val="28"/>
        </w:rPr>
      </w:pPr>
      <w:r>
        <w:rPr>
          <w:sz w:val="28"/>
          <w:szCs w:val="28"/>
        </w:rPr>
        <w:t>Đầu ra của việc sử dụng BERT trong mô hình sẽ là dự đoán phân loại Negative vì mô hình đã được fine-tuning cho một tác vụ sentiment analysis</w:t>
      </w:r>
    </w:p>
    <w:p w14:paraId="2B17935F" w14:textId="77777777" w:rsidR="007D512B" w:rsidRDefault="00000000">
      <w:pPr>
        <w:pStyle w:val="Heading2"/>
        <w:rPr>
          <w:rFonts w:ascii="Times New Roman" w:hAnsi="Times New Roman" w:cs="Times New Roman"/>
          <w:b/>
          <w:bCs/>
          <w:color w:val="auto"/>
          <w:sz w:val="28"/>
          <w:szCs w:val="28"/>
        </w:rPr>
      </w:pPr>
      <w:bookmarkStart w:id="18" w:name="_Toc170492140"/>
      <w:r>
        <w:rPr>
          <w:rFonts w:ascii="Times New Roman" w:hAnsi="Times New Roman" w:cs="Times New Roman"/>
          <w:b/>
          <w:bCs/>
          <w:color w:val="auto"/>
          <w:sz w:val="28"/>
          <w:szCs w:val="28"/>
        </w:rPr>
        <w:lastRenderedPageBreak/>
        <w:t>3.3 Các chỉ số đánh giá</w:t>
      </w:r>
      <w:bookmarkEnd w:id="18"/>
    </w:p>
    <w:p w14:paraId="427D6C44" w14:textId="77777777" w:rsidR="007D512B" w:rsidRDefault="00000000">
      <w:pPr>
        <w:jc w:val="both"/>
        <w:rPr>
          <w:sz w:val="28"/>
          <w:szCs w:val="28"/>
        </w:rPr>
      </w:pPr>
      <w:r>
        <w:rPr>
          <w:b/>
          <w:sz w:val="28"/>
          <w:szCs w:val="28"/>
        </w:rPr>
        <w:t>Accuracy</w:t>
      </w:r>
      <w:r>
        <w:rPr>
          <w:sz w:val="28"/>
          <w:szCs w:val="28"/>
        </w:rPr>
        <w:t xml:space="preserve"> là một đơn vị đo tỷ lệ phần trăm của dự đoán đúng trên tổng số dự đoán. Nó được tính bằng công thức sau:</w:t>
      </w:r>
    </w:p>
    <w:p w14:paraId="60AF54DA" w14:textId="77777777" w:rsidR="007D512B" w:rsidRDefault="00000000">
      <w:pPr>
        <w:jc w:val="center"/>
        <w:rPr>
          <w:sz w:val="28"/>
          <w:szCs w:val="28"/>
        </w:rPr>
      </w:pPr>
      <w:r>
        <w:rPr>
          <w:noProof/>
          <w:sz w:val="28"/>
          <w:szCs w:val="28"/>
        </w:rPr>
        <w:drawing>
          <wp:inline distT="0" distB="0" distL="0" distR="0" wp14:anchorId="090046D3" wp14:editId="6AA9B88F">
            <wp:extent cx="2438400" cy="457200"/>
            <wp:effectExtent l="0" t="0" r="0" b="0"/>
            <wp:docPr id="1831215698"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5698" name="Picture 3" descr="A close up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38400" cy="457200"/>
                    </a:xfrm>
                    <a:prstGeom prst="rect">
                      <a:avLst/>
                    </a:prstGeom>
                    <a:noFill/>
                    <a:ln>
                      <a:noFill/>
                    </a:ln>
                  </pic:spPr>
                </pic:pic>
              </a:graphicData>
            </a:graphic>
          </wp:inline>
        </w:drawing>
      </w:r>
    </w:p>
    <w:p w14:paraId="41571B78" w14:textId="77777777" w:rsidR="007D512B" w:rsidRDefault="00000000">
      <w:pPr>
        <w:jc w:val="both"/>
        <w:rPr>
          <w:sz w:val="28"/>
          <w:szCs w:val="28"/>
        </w:rPr>
      </w:pPr>
      <w:r>
        <w:rPr>
          <w:b/>
          <w:sz w:val="28"/>
          <w:szCs w:val="28"/>
        </w:rPr>
        <w:t xml:space="preserve">F1-Score macro </w:t>
      </w:r>
      <w:r>
        <w:rPr>
          <w:sz w:val="28"/>
          <w:szCs w:val="28"/>
        </w:rPr>
        <w:t>tính toán điểm F1 cho từng lớp rồi lấy giá trị trung bình cộng của chúng. Công thức tính F1-score macro như sau:</w:t>
      </w:r>
    </w:p>
    <w:p w14:paraId="45C59021" w14:textId="77777777" w:rsidR="007D512B" w:rsidRDefault="00000000">
      <w:pPr>
        <w:jc w:val="center"/>
        <w:rPr>
          <w:sz w:val="28"/>
          <w:szCs w:val="28"/>
        </w:rPr>
      </w:pPr>
      <w:r>
        <w:rPr>
          <w:noProof/>
          <w:sz w:val="28"/>
          <w:szCs w:val="28"/>
        </w:rPr>
        <w:drawing>
          <wp:inline distT="0" distB="0" distL="0" distR="0" wp14:anchorId="0C1A30BA" wp14:editId="63CBFCD3">
            <wp:extent cx="2895600" cy="1325880"/>
            <wp:effectExtent l="0" t="0" r="0" b="7620"/>
            <wp:docPr id="988360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6027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95600" cy="1325880"/>
                    </a:xfrm>
                    <a:prstGeom prst="rect">
                      <a:avLst/>
                    </a:prstGeom>
                    <a:noFill/>
                    <a:ln>
                      <a:noFill/>
                    </a:ln>
                  </pic:spPr>
                </pic:pic>
              </a:graphicData>
            </a:graphic>
          </wp:inline>
        </w:drawing>
      </w:r>
    </w:p>
    <w:p w14:paraId="47370B0B" w14:textId="77777777" w:rsidR="007D512B" w:rsidRDefault="00000000">
      <w:pPr>
        <w:jc w:val="both"/>
        <w:rPr>
          <w:sz w:val="28"/>
          <w:szCs w:val="28"/>
        </w:rPr>
      </w:pPr>
      <w:r>
        <w:rPr>
          <w:sz w:val="28"/>
          <w:szCs w:val="28"/>
        </w:rPr>
        <w:t>Trong đó: Precision</w:t>
      </w:r>
      <w:r>
        <w:rPr>
          <w:sz w:val="28"/>
          <w:szCs w:val="28"/>
          <w:vertAlign w:val="subscript"/>
        </w:rPr>
        <w:t>i</w:t>
      </w:r>
      <w:r>
        <w:rPr>
          <w:sz w:val="28"/>
          <w:szCs w:val="28"/>
        </w:rPr>
        <w:t xml:space="preserve"> ​và Recall</w:t>
      </w:r>
      <w:r>
        <w:rPr>
          <w:sz w:val="28"/>
          <w:szCs w:val="28"/>
          <w:vertAlign w:val="subscript"/>
        </w:rPr>
        <w:t>i</w:t>
      </w:r>
      <w:r>
        <w:rPr>
          <w:sz w:val="28"/>
          <w:szCs w:val="28"/>
        </w:rPr>
        <w:t xml:space="preserve"> ​là precision và recall của lớp thứ i, N là tổng số lớp. F1-score macro thường được sử dụng khi chúng ta muốn đánh giá hiệu suất trung bình qua tất cả các lớp, không quan trọng đến sự chênh lệch về kích thước của các lớp. Nó có thể là một lựa chọn tốt khi các lớp có kích thước khác nhau và chúng ta muốn trọng số mỗi lớp theo cách như nhau trong việc tính toán tổng thể.</w:t>
      </w:r>
    </w:p>
    <w:p w14:paraId="25AF82A9" w14:textId="77777777" w:rsidR="007D512B" w:rsidRDefault="00000000">
      <w:pPr>
        <w:jc w:val="both"/>
        <w:rPr>
          <w:b/>
          <w:sz w:val="28"/>
          <w:szCs w:val="28"/>
        </w:rPr>
      </w:pPr>
      <w:r>
        <w:rPr>
          <w:b/>
          <w:sz w:val="28"/>
          <w:szCs w:val="28"/>
        </w:rPr>
        <w:t xml:space="preserve">Confusion matrix: </w:t>
      </w:r>
      <w:r>
        <w:rPr>
          <w:sz w:val="28"/>
          <w:szCs w:val="28"/>
        </w:rPr>
        <w:t xml:space="preserve">Đây là một ma trận ánh xạ các dự đoán đầu ra với các dự đoán thực sự. Các thành phần chính của ma trận nhầm lẫn bao gồm: </w:t>
      </w:r>
    </w:p>
    <w:p w14:paraId="593442D1" w14:textId="77777777" w:rsidR="007D512B" w:rsidRDefault="00000000">
      <w:pPr>
        <w:jc w:val="both"/>
        <w:rPr>
          <w:sz w:val="28"/>
          <w:szCs w:val="28"/>
        </w:rPr>
      </w:pPr>
      <w:r>
        <w:rPr>
          <w:sz w:val="28"/>
          <w:szCs w:val="28"/>
        </w:rPr>
        <w:t xml:space="preserve">True Positives (TP): Số lượng trường hợp mô hình dự đoán đúng lớp thực tế. </w:t>
      </w:r>
    </w:p>
    <w:p w14:paraId="44F43952" w14:textId="77777777" w:rsidR="007D512B" w:rsidRDefault="00000000">
      <w:pPr>
        <w:jc w:val="both"/>
        <w:rPr>
          <w:sz w:val="28"/>
          <w:szCs w:val="28"/>
        </w:rPr>
      </w:pPr>
      <w:r>
        <w:rPr>
          <w:sz w:val="28"/>
          <w:szCs w:val="28"/>
        </w:rPr>
        <w:t xml:space="preserve">True Negatives (TN): Số lượng trường hợp mô hình dự đoán đúng không thuộc lớp thực tế. </w:t>
      </w:r>
    </w:p>
    <w:p w14:paraId="6847E01E" w14:textId="77777777" w:rsidR="007D512B" w:rsidRDefault="00000000">
      <w:pPr>
        <w:jc w:val="both"/>
        <w:rPr>
          <w:sz w:val="28"/>
          <w:szCs w:val="28"/>
        </w:rPr>
      </w:pPr>
      <w:r>
        <w:rPr>
          <w:sz w:val="28"/>
          <w:szCs w:val="28"/>
        </w:rPr>
        <w:t xml:space="preserve">False Positives (FP): Số lượng trường hợp mô hình dự đoán thuộc lớp nhưng thực tế không thuộc lớp đó (lỗi dự đoán giả mạo). </w:t>
      </w:r>
    </w:p>
    <w:p w14:paraId="286DDD3B" w14:textId="77777777" w:rsidR="007D512B" w:rsidRDefault="00000000">
      <w:pPr>
        <w:jc w:val="both"/>
        <w:rPr>
          <w:sz w:val="28"/>
          <w:szCs w:val="28"/>
        </w:rPr>
      </w:pPr>
      <w:r>
        <w:rPr>
          <w:sz w:val="28"/>
          <w:szCs w:val="28"/>
        </w:rPr>
        <w:lastRenderedPageBreak/>
        <w:t>False Negatives (FN): Số lượng trường hợp mô hình dự đoán không thuộc lớp nhưng thực tế thuộc lớp đó (lỗi bỏ sót).</w:t>
      </w:r>
    </w:p>
    <w:p w14:paraId="19CCDD5A" w14:textId="77777777" w:rsidR="007D512B" w:rsidRDefault="00000000">
      <w:pPr>
        <w:jc w:val="both"/>
        <w:rPr>
          <w:b/>
          <w:bCs/>
          <w:sz w:val="28"/>
          <w:szCs w:val="28"/>
        </w:rPr>
      </w:pPr>
      <w:r>
        <w:rPr>
          <w:b/>
          <w:bCs/>
          <w:sz w:val="28"/>
          <w:szCs w:val="28"/>
        </w:rPr>
        <w:t xml:space="preserve">Classification Report: </w:t>
      </w:r>
      <w:r>
        <w:rPr>
          <w:sz w:val="28"/>
          <w:szCs w:val="28"/>
        </w:rPr>
        <w:t>Classification Report là một công cụ quan trọng trong việc đánh giá hiệu suất của mô hình phân loại, như trong trường hợp fine-tuning mô hình BERT cho các tác vụ phân loại câu. Báo cáo này cung cấp một cái nhìn tổng quan về khả năng phân loại của mô hình trên từng lớp nhãn và các độ đo chính xác, nhạy cảm, F1-score và hỗ trợ (support) của từng lớp</w:t>
      </w:r>
    </w:p>
    <w:p w14:paraId="63549305" w14:textId="77777777" w:rsidR="007D512B" w:rsidRDefault="00000000">
      <w:pPr>
        <w:pStyle w:val="Heading1"/>
        <w:rPr>
          <w:rFonts w:ascii="Times New Roman" w:hAnsi="Times New Roman" w:cs="Times New Roman"/>
          <w:sz w:val="28"/>
          <w:szCs w:val="28"/>
        </w:rPr>
      </w:pPr>
      <w:r>
        <w:rPr>
          <w:rFonts w:ascii="Times New Roman" w:hAnsi="Times New Roman" w:cs="Times New Roman"/>
          <w:sz w:val="28"/>
          <w:szCs w:val="28"/>
        </w:rPr>
        <w:br w:type="page"/>
      </w:r>
    </w:p>
    <w:p w14:paraId="3E99120A" w14:textId="77777777" w:rsidR="007D512B" w:rsidRDefault="00000000">
      <w:pPr>
        <w:pStyle w:val="Heading1"/>
        <w:jc w:val="center"/>
        <w:rPr>
          <w:rFonts w:ascii="Times New Roman" w:hAnsi="Times New Roman" w:cs="Times New Roman"/>
          <w:color w:val="auto"/>
        </w:rPr>
      </w:pPr>
      <w:bookmarkStart w:id="19" w:name="_Toc170492141"/>
      <w:r>
        <w:rPr>
          <w:rFonts w:ascii="Times New Roman" w:hAnsi="Times New Roman" w:cs="Times New Roman"/>
          <w:color w:val="auto"/>
        </w:rPr>
        <w:lastRenderedPageBreak/>
        <w:t xml:space="preserve">Phần 4: </w:t>
      </w:r>
      <w:r>
        <w:rPr>
          <w:rFonts w:ascii="Times New Roman" w:hAnsi="Times New Roman" w:cs="Times New Roman"/>
          <w:color w:val="auto"/>
        </w:rPr>
        <w:br/>
        <w:t>CÀI ĐẶT VÀ THỬ NGHIỆM</w:t>
      </w:r>
      <w:bookmarkEnd w:id="19"/>
    </w:p>
    <w:p w14:paraId="1155E0B4" w14:textId="77777777" w:rsidR="007D512B" w:rsidRDefault="00000000">
      <w:pPr>
        <w:pStyle w:val="Heading2"/>
        <w:rPr>
          <w:rFonts w:ascii="Times New Roman" w:hAnsi="Times New Roman" w:cs="Times New Roman"/>
          <w:b/>
          <w:color w:val="auto"/>
          <w:sz w:val="28"/>
          <w:szCs w:val="28"/>
        </w:rPr>
      </w:pPr>
      <w:bookmarkStart w:id="20" w:name="_Toc170492142"/>
      <w:r>
        <w:rPr>
          <w:rFonts w:ascii="Times New Roman" w:hAnsi="Times New Roman" w:cs="Times New Roman"/>
          <w:b/>
          <w:color w:val="auto"/>
          <w:sz w:val="28"/>
          <w:szCs w:val="28"/>
        </w:rPr>
        <w:t>4.1 Giới thiệu</w:t>
      </w:r>
      <w:bookmarkEnd w:id="20"/>
    </w:p>
    <w:p w14:paraId="269A0F6A" w14:textId="77777777" w:rsidR="007D512B" w:rsidRDefault="00000000">
      <w:pPr>
        <w:jc w:val="both"/>
        <w:rPr>
          <w:sz w:val="28"/>
          <w:szCs w:val="28"/>
        </w:rPr>
      </w:pPr>
      <w:r>
        <w:rPr>
          <w:sz w:val="28"/>
          <w:szCs w:val="28"/>
        </w:rPr>
        <w:t>Trong chương này nhóm sẽ mô tả chi tiết quá trình cài đặt và thử nghiệm phương pháp mà nhóm đã nghiên cứu và phát triển, nhóm sẽ cài đặt và thử nghiệm hai phương pháp khác để so sánh với kết quả cài đặt của nhóm. Phương pháp chính của nhóm được xây dựng dựa trên mô hình BERT (Bidirectional Encoder Representations from Transformers) để giải quyết bài toán. Hai phương pháp nhóm dùng để so sánh là Logistic Regression và XGBoost.</w:t>
      </w:r>
    </w:p>
    <w:p w14:paraId="7F4E2DEB" w14:textId="77777777" w:rsidR="007D512B" w:rsidRDefault="00000000">
      <w:pPr>
        <w:pStyle w:val="Heading2"/>
        <w:rPr>
          <w:rFonts w:ascii="Times New Roman" w:hAnsi="Times New Roman" w:cs="Times New Roman"/>
          <w:b/>
          <w:color w:val="auto"/>
          <w:sz w:val="28"/>
          <w:szCs w:val="28"/>
        </w:rPr>
      </w:pPr>
      <w:bookmarkStart w:id="21" w:name="_Toc170492143"/>
      <w:r>
        <w:rPr>
          <w:rFonts w:ascii="Times New Roman" w:hAnsi="Times New Roman" w:cs="Times New Roman"/>
          <w:b/>
          <w:color w:val="auto"/>
          <w:sz w:val="28"/>
          <w:szCs w:val="28"/>
        </w:rPr>
        <w:t>4.2 Cài đặt phương pháp của nhóm</w:t>
      </w:r>
      <w:bookmarkEnd w:id="21"/>
    </w:p>
    <w:p w14:paraId="75449D75" w14:textId="77777777" w:rsidR="007D512B" w:rsidRDefault="00000000">
      <w:pPr>
        <w:pStyle w:val="Heading3"/>
        <w:rPr>
          <w:rFonts w:cs="Times New Roman"/>
          <w:b/>
          <w:color w:val="auto"/>
        </w:rPr>
      </w:pPr>
      <w:bookmarkStart w:id="22" w:name="_Toc170492144"/>
      <w:r>
        <w:rPr>
          <w:rFonts w:cs="Times New Roman"/>
          <w:b/>
          <w:color w:val="auto"/>
        </w:rPr>
        <w:t>4.2.1 Mô hình BERT</w:t>
      </w:r>
      <w:bookmarkEnd w:id="22"/>
      <w:r>
        <w:rPr>
          <w:rFonts w:cs="Times New Roman"/>
          <w:b/>
          <w:color w:val="auto"/>
        </w:rPr>
        <w:t xml:space="preserve"> </w:t>
      </w:r>
    </w:p>
    <w:p w14:paraId="645992E7" w14:textId="77777777" w:rsidR="007D512B" w:rsidRDefault="00000000">
      <w:pPr>
        <w:jc w:val="both"/>
        <w:rPr>
          <w:sz w:val="28"/>
          <w:szCs w:val="28"/>
        </w:rPr>
      </w:pPr>
      <w:r>
        <w:rPr>
          <w:sz w:val="28"/>
          <w:szCs w:val="28"/>
        </w:rPr>
        <w:t>Quá trình fine-tuning của BERT cho các nhiệm vụ phân loại câu:</w:t>
      </w:r>
    </w:p>
    <w:p w14:paraId="5B659C6E" w14:textId="77777777" w:rsidR="007D512B" w:rsidRDefault="00000000">
      <w:pPr>
        <w:jc w:val="both"/>
        <w:rPr>
          <w:sz w:val="28"/>
          <w:szCs w:val="28"/>
        </w:rPr>
      </w:pPr>
      <w:r>
        <w:rPr>
          <w:sz w:val="28"/>
          <w:szCs w:val="28"/>
        </w:rPr>
        <w:t>Bước 1: Chuẩn bị dữ liệu</w:t>
      </w:r>
    </w:p>
    <w:p w14:paraId="642F131B" w14:textId="77777777" w:rsidR="007D512B" w:rsidRDefault="00000000">
      <w:pPr>
        <w:ind w:left="720"/>
        <w:jc w:val="both"/>
        <w:rPr>
          <w:sz w:val="28"/>
          <w:szCs w:val="28"/>
        </w:rPr>
      </w:pPr>
      <w:r>
        <w:rPr>
          <w:sz w:val="28"/>
          <w:szCs w:val="28"/>
        </w:rPr>
        <w:t>Dữ liệu đầu vào: Chuẩn bị dữ liệu huấn luyện và kiểm tra, trong đó mỗi câu đã được gán nhãn vào một trong K nhãn lớp khác nhau (ví dụ: tích cực, tiêu cực, trung tính).</w:t>
      </w:r>
    </w:p>
    <w:p w14:paraId="7CFCE944" w14:textId="77777777" w:rsidR="007D512B" w:rsidRDefault="00000000">
      <w:pPr>
        <w:ind w:left="720"/>
        <w:jc w:val="both"/>
        <w:rPr>
          <w:sz w:val="28"/>
          <w:szCs w:val="28"/>
        </w:rPr>
      </w:pPr>
      <w:r>
        <w:rPr>
          <w:sz w:val="28"/>
          <w:szCs w:val="28"/>
        </w:rPr>
        <w:t>Tokenization và mã hóa: Sử dụng tokenizer của BERT để chuyển đổi các câu thành dạng token và thêm các token đặc biệt như [CLS] ở đầu câu và [SEP] để phân tách câu.</w:t>
      </w:r>
    </w:p>
    <w:p w14:paraId="0D8DDC94" w14:textId="77777777" w:rsidR="007D512B" w:rsidRDefault="00000000">
      <w:pPr>
        <w:jc w:val="both"/>
        <w:rPr>
          <w:sz w:val="28"/>
          <w:szCs w:val="28"/>
        </w:rPr>
      </w:pPr>
      <w:r>
        <w:rPr>
          <w:sz w:val="28"/>
          <w:szCs w:val="28"/>
        </w:rPr>
        <w:t>Bước 2: Xây dựng mô hình</w:t>
      </w:r>
    </w:p>
    <w:p w14:paraId="1653CB72" w14:textId="77777777" w:rsidR="007D512B" w:rsidRDefault="00000000">
      <w:pPr>
        <w:ind w:left="720"/>
        <w:jc w:val="both"/>
        <w:rPr>
          <w:sz w:val="28"/>
          <w:szCs w:val="28"/>
        </w:rPr>
      </w:pPr>
      <w:r>
        <w:rPr>
          <w:sz w:val="28"/>
          <w:szCs w:val="28"/>
        </w:rPr>
        <w:t>Load mô hình BERT: Sử dụng mô hình BERT đã được huấn luyện sẵn từ thư viện transformers. Mô hình BERT sẽ có nhiều lớp Transformer encoder, với lớp cuối cùng làm nhiệm vụ trích xuất biểu diễn ngữ cảnh tổng quát của câu từ token [CLS].</w:t>
      </w:r>
    </w:p>
    <w:p w14:paraId="27B0984D" w14:textId="77777777" w:rsidR="007D512B" w:rsidRDefault="00000000">
      <w:pPr>
        <w:ind w:left="720"/>
        <w:jc w:val="both"/>
        <w:rPr>
          <w:sz w:val="28"/>
          <w:szCs w:val="28"/>
        </w:rPr>
      </w:pPr>
      <w:r>
        <w:rPr>
          <w:sz w:val="28"/>
          <w:szCs w:val="28"/>
        </w:rPr>
        <w:lastRenderedPageBreak/>
        <w:t>Thêm lớp phân loại: Thay đổi lớp đầu ra của BERT để phù hợp với số lớp phân loại K. Thêm một lớp Dense với K đầu ra và sử dụng hàm kích hoạt softmax để tính toán xác suất của từng lớp.</w:t>
      </w:r>
    </w:p>
    <w:p w14:paraId="3CCF8B2E" w14:textId="77777777" w:rsidR="007D512B" w:rsidRDefault="00000000">
      <w:pPr>
        <w:jc w:val="both"/>
        <w:rPr>
          <w:sz w:val="28"/>
          <w:szCs w:val="28"/>
        </w:rPr>
      </w:pPr>
      <w:r>
        <w:rPr>
          <w:sz w:val="28"/>
          <w:szCs w:val="28"/>
        </w:rPr>
        <w:t>Bước 3: Huấn luyện mô hình</w:t>
      </w:r>
    </w:p>
    <w:p w14:paraId="011B28F3" w14:textId="77777777" w:rsidR="007D512B" w:rsidRDefault="00000000">
      <w:pPr>
        <w:ind w:left="720"/>
        <w:jc w:val="both"/>
        <w:rPr>
          <w:sz w:val="28"/>
          <w:szCs w:val="28"/>
        </w:rPr>
      </w:pPr>
      <w:r>
        <w:rPr>
          <w:sz w:val="28"/>
          <w:szCs w:val="28"/>
        </w:rPr>
        <w:t>Định nghĩa hàm loss và optimizer: Định nghĩa hàm loss như categorical cross-entropy và optimizer như Adam optimizer để huấn luyện mô hình.</w:t>
      </w:r>
    </w:p>
    <w:p w14:paraId="09FE9F76" w14:textId="77777777" w:rsidR="007D512B" w:rsidRDefault="00000000">
      <w:pPr>
        <w:ind w:left="720"/>
        <w:rPr>
          <w:sz w:val="28"/>
          <w:szCs w:val="28"/>
        </w:rPr>
      </w:pPr>
      <w:r>
        <w:rPr>
          <w:sz w:val="28"/>
          <w:szCs w:val="28"/>
        </w:rPr>
        <w:t>Mô hình BERT-base-multilingual-cased được train với 4 epochs, kích thước batch là 32, độ dài lớn nhất của chuỗi là 150, learing-rate là 1e-4.</w:t>
      </w:r>
    </w:p>
    <w:p w14:paraId="083839A7" w14:textId="77777777" w:rsidR="007D512B" w:rsidRDefault="00000000">
      <w:pPr>
        <w:ind w:left="720"/>
        <w:jc w:val="both"/>
        <w:rPr>
          <w:sz w:val="28"/>
          <w:szCs w:val="28"/>
        </w:rPr>
      </w:pPr>
      <w:r>
        <w:rPr>
          <w:sz w:val="28"/>
          <w:szCs w:val="28"/>
        </w:rPr>
        <w:t>Fine-tuning: Huấn luyện mô hình trên dữ liệu huấn luyện đã chuẩn bị. Trong mỗi epoch, mô hình sẽ nhận đầu vào là các câu đã được mã hóa và dự đoán xác suất của từng lớp.</w:t>
      </w:r>
    </w:p>
    <w:p w14:paraId="70087B18" w14:textId="77777777" w:rsidR="007D512B" w:rsidRDefault="00000000">
      <w:pPr>
        <w:jc w:val="both"/>
        <w:rPr>
          <w:sz w:val="28"/>
          <w:szCs w:val="28"/>
        </w:rPr>
      </w:pPr>
      <w:r>
        <w:rPr>
          <w:sz w:val="28"/>
          <w:szCs w:val="28"/>
        </w:rPr>
        <w:t>Bước 4: Đánh giá và tinh chỉnh</w:t>
      </w:r>
    </w:p>
    <w:p w14:paraId="10672B7D" w14:textId="77777777" w:rsidR="007D512B" w:rsidRDefault="00000000">
      <w:pPr>
        <w:ind w:left="720"/>
        <w:jc w:val="both"/>
        <w:rPr>
          <w:sz w:val="28"/>
          <w:szCs w:val="28"/>
        </w:rPr>
      </w:pPr>
      <w:r>
        <w:rPr>
          <w:sz w:val="28"/>
          <w:szCs w:val="28"/>
        </w:rPr>
        <w:t>Đánh giá mô hình: Đánh giá hiệu suất của mô hình trên dữ liệu kiểm tra để đo lường độ chính xác và các độ đo đánh giá khác như precision, recall, F1-score, ...</w:t>
      </w:r>
    </w:p>
    <w:p w14:paraId="60FC1B85" w14:textId="77777777" w:rsidR="007D512B" w:rsidRDefault="00000000">
      <w:pPr>
        <w:ind w:left="720"/>
        <w:jc w:val="both"/>
        <w:rPr>
          <w:sz w:val="28"/>
          <w:szCs w:val="28"/>
        </w:rPr>
      </w:pPr>
      <w:r>
        <w:rPr>
          <w:sz w:val="28"/>
          <w:szCs w:val="28"/>
        </w:rPr>
        <w:t>Tinh chỉnh: Có thể điều chỉnh các siêu tham số của mô hình như learning rate, số lượng epochs để cải thiện hiệu suất của mô hình.</w:t>
      </w:r>
    </w:p>
    <w:p w14:paraId="42B8B799" w14:textId="77777777" w:rsidR="007D512B" w:rsidRDefault="00000000">
      <w:pPr>
        <w:pStyle w:val="Heading3"/>
        <w:rPr>
          <w:rFonts w:cs="Times New Roman"/>
          <w:b/>
          <w:bCs/>
          <w:color w:val="auto"/>
        </w:rPr>
      </w:pPr>
      <w:bookmarkStart w:id="23" w:name="_Toc170492145"/>
      <w:r>
        <w:rPr>
          <w:rFonts w:cs="Times New Roman"/>
          <w:b/>
          <w:bCs/>
          <w:color w:val="auto"/>
        </w:rPr>
        <w:lastRenderedPageBreak/>
        <w:t>4.2.2 Kết quả cài đặt</w:t>
      </w:r>
      <w:bookmarkEnd w:id="23"/>
      <w:r>
        <w:rPr>
          <w:rFonts w:cs="Times New Roman"/>
          <w:b/>
          <w:bCs/>
          <w:color w:val="auto"/>
        </w:rPr>
        <w:t xml:space="preserve"> </w:t>
      </w:r>
    </w:p>
    <w:p w14:paraId="43685335" w14:textId="77777777" w:rsidR="007D512B" w:rsidRDefault="00000000">
      <w:pPr>
        <w:jc w:val="center"/>
        <w:rPr>
          <w:sz w:val="28"/>
          <w:szCs w:val="28"/>
        </w:rPr>
      </w:pPr>
      <w:r>
        <w:rPr>
          <w:noProof/>
          <w:sz w:val="28"/>
          <w:szCs w:val="28"/>
        </w:rPr>
        <w:drawing>
          <wp:inline distT="0" distB="0" distL="0" distR="0" wp14:anchorId="23AF1FC4" wp14:editId="10627860">
            <wp:extent cx="4646930" cy="2659380"/>
            <wp:effectExtent l="0" t="0" r="1270" b="7620"/>
            <wp:docPr id="981152410"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52410" name="Picture 8" descr="A blue squares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9540" cy="2672044"/>
                    </a:xfrm>
                    <a:prstGeom prst="rect">
                      <a:avLst/>
                    </a:prstGeom>
                    <a:noFill/>
                    <a:ln>
                      <a:noFill/>
                    </a:ln>
                  </pic:spPr>
                </pic:pic>
              </a:graphicData>
            </a:graphic>
          </wp:inline>
        </w:drawing>
      </w:r>
    </w:p>
    <w:p w14:paraId="144CDDF1" w14:textId="77777777" w:rsidR="007D512B" w:rsidRDefault="00000000">
      <w:pPr>
        <w:pStyle w:val="ChuThichHinh"/>
        <w:rPr>
          <w:sz w:val="28"/>
        </w:rPr>
      </w:pPr>
      <w:r>
        <w:rPr>
          <w:sz w:val="28"/>
        </w:rPr>
        <w:t>Hình 4.1: Confusion matrix trên tập test</w:t>
      </w:r>
    </w:p>
    <w:p w14:paraId="63EB172D" w14:textId="77777777" w:rsidR="007D512B" w:rsidRDefault="00000000">
      <w:pPr>
        <w:jc w:val="center"/>
        <w:rPr>
          <w:sz w:val="28"/>
          <w:szCs w:val="28"/>
        </w:rPr>
      </w:pPr>
      <w:r>
        <w:rPr>
          <w:noProof/>
          <w:sz w:val="28"/>
          <w:szCs w:val="28"/>
        </w:rPr>
        <w:drawing>
          <wp:inline distT="0" distB="0" distL="0" distR="0" wp14:anchorId="2CB0AA02" wp14:editId="1076CBDF">
            <wp:extent cx="5258435" cy="3939540"/>
            <wp:effectExtent l="0" t="0" r="0" b="3810"/>
            <wp:docPr id="342447919" name="Picture 9"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7919" name="Picture 9" descr="A blue and whit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8435" cy="3939540"/>
                    </a:xfrm>
                    <a:prstGeom prst="rect">
                      <a:avLst/>
                    </a:prstGeom>
                    <a:noFill/>
                    <a:ln>
                      <a:noFill/>
                    </a:ln>
                  </pic:spPr>
                </pic:pic>
              </a:graphicData>
            </a:graphic>
          </wp:inline>
        </w:drawing>
      </w:r>
    </w:p>
    <w:p w14:paraId="4CE51521" w14:textId="77777777" w:rsidR="007D512B" w:rsidRDefault="00000000">
      <w:pPr>
        <w:pStyle w:val="ChuThichHinh"/>
        <w:rPr>
          <w:sz w:val="28"/>
        </w:rPr>
      </w:pPr>
      <w:r>
        <w:rPr>
          <w:sz w:val="28"/>
        </w:rPr>
        <w:t>Hình 4.2: Classification report trên tập test</w:t>
      </w:r>
    </w:p>
    <w:p w14:paraId="0B686F87" w14:textId="77777777" w:rsidR="007D512B" w:rsidRDefault="00000000">
      <w:pPr>
        <w:pStyle w:val="ChuThichHinh"/>
        <w:rPr>
          <w:sz w:val="28"/>
        </w:rPr>
      </w:pPr>
      <w:r>
        <w:rPr>
          <w:noProof/>
          <w:sz w:val="28"/>
        </w:rPr>
        <w:lastRenderedPageBreak/>
        <w:drawing>
          <wp:inline distT="0" distB="0" distL="0" distR="0" wp14:anchorId="3877E5E1" wp14:editId="6ABAC798">
            <wp:extent cx="6210935" cy="754380"/>
            <wp:effectExtent l="0" t="0" r="0" b="7620"/>
            <wp:docPr id="111385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4992" name="Picture 1"/>
                    <pic:cNvPicPr>
                      <a:picLocks noChangeAspect="1"/>
                    </pic:cNvPicPr>
                  </pic:nvPicPr>
                  <pic:blipFill>
                    <a:blip r:embed="rId34"/>
                    <a:stretch>
                      <a:fillRect/>
                    </a:stretch>
                  </pic:blipFill>
                  <pic:spPr>
                    <a:xfrm>
                      <a:off x="0" y="0"/>
                      <a:ext cx="6210935" cy="754380"/>
                    </a:xfrm>
                    <a:prstGeom prst="rect">
                      <a:avLst/>
                    </a:prstGeom>
                  </pic:spPr>
                </pic:pic>
              </a:graphicData>
            </a:graphic>
          </wp:inline>
        </w:drawing>
      </w:r>
    </w:p>
    <w:p w14:paraId="408B4E08" w14:textId="77777777" w:rsidR="007D512B" w:rsidRDefault="00000000">
      <w:pPr>
        <w:pStyle w:val="ChuThichHinh"/>
        <w:rPr>
          <w:sz w:val="28"/>
        </w:rPr>
      </w:pPr>
      <w:r>
        <w:rPr>
          <w:sz w:val="28"/>
        </w:rPr>
        <w:t>Hình 4.3: Accuracy trên tập test</w:t>
      </w:r>
    </w:p>
    <w:p w14:paraId="3B3D6764" w14:textId="77777777" w:rsidR="007D512B" w:rsidRDefault="00000000">
      <w:pPr>
        <w:pStyle w:val="Heading2"/>
        <w:rPr>
          <w:rFonts w:ascii="Times New Roman" w:hAnsi="Times New Roman" w:cs="Times New Roman"/>
          <w:b/>
          <w:bCs/>
          <w:color w:val="auto"/>
          <w:sz w:val="28"/>
          <w:szCs w:val="28"/>
        </w:rPr>
      </w:pPr>
      <w:bookmarkStart w:id="24" w:name="_Toc170492146"/>
      <w:r>
        <w:rPr>
          <w:rFonts w:ascii="Times New Roman" w:hAnsi="Times New Roman" w:cs="Times New Roman"/>
          <w:b/>
          <w:bCs/>
          <w:color w:val="auto"/>
          <w:sz w:val="28"/>
          <w:szCs w:val="28"/>
        </w:rPr>
        <w:t>4.3 Cài đặt phương pháp so sánh</w:t>
      </w:r>
      <w:bookmarkEnd w:id="24"/>
    </w:p>
    <w:p w14:paraId="3DB4430A" w14:textId="77777777" w:rsidR="007D512B" w:rsidRDefault="00000000">
      <w:pPr>
        <w:pStyle w:val="Heading3"/>
        <w:rPr>
          <w:rFonts w:cs="Times New Roman"/>
          <w:b/>
          <w:bCs/>
          <w:color w:val="auto"/>
        </w:rPr>
      </w:pPr>
      <w:bookmarkStart w:id="25" w:name="_Toc170492147"/>
      <w:r>
        <w:rPr>
          <w:rFonts w:cs="Times New Roman"/>
          <w:b/>
          <w:bCs/>
          <w:color w:val="auto"/>
        </w:rPr>
        <w:t>4.3.1 Mô hình Logistic Regression</w:t>
      </w:r>
      <w:bookmarkEnd w:id="25"/>
    </w:p>
    <w:p w14:paraId="477CBD0F" w14:textId="77777777" w:rsidR="007D512B" w:rsidRDefault="00000000">
      <w:pPr>
        <w:pStyle w:val="Heading4"/>
        <w:rPr>
          <w:rFonts w:cs="Times New Roman"/>
          <w:b/>
          <w:bCs/>
          <w:color w:val="auto"/>
          <w:sz w:val="28"/>
          <w:szCs w:val="28"/>
        </w:rPr>
      </w:pPr>
      <w:bookmarkStart w:id="26" w:name="_Toc170492148"/>
      <w:r>
        <w:rPr>
          <w:rFonts w:cs="Times New Roman"/>
          <w:b/>
          <w:bCs/>
          <w:color w:val="auto"/>
          <w:sz w:val="28"/>
          <w:szCs w:val="28"/>
        </w:rPr>
        <w:t>4.3.1.1 Phân tích dữ liệu:</w:t>
      </w:r>
      <w:bookmarkEnd w:id="26"/>
    </w:p>
    <w:p w14:paraId="176DCDE8" w14:textId="77777777" w:rsidR="007D512B" w:rsidRDefault="00000000">
      <w:pPr>
        <w:rPr>
          <w:sz w:val="28"/>
          <w:szCs w:val="28"/>
        </w:rPr>
      </w:pPr>
      <w:r>
        <w:rPr>
          <w:sz w:val="28"/>
          <w:szCs w:val="28"/>
        </w:rPr>
        <w:t xml:space="preserve">Xử lý giá trị thiếu sử dụng </w:t>
      </w:r>
      <w:proofErr w:type="gramStart"/>
      <w:r>
        <w:rPr>
          <w:sz w:val="28"/>
          <w:szCs w:val="28"/>
        </w:rPr>
        <w:t>fillna(</w:t>
      </w:r>
      <w:proofErr w:type="gramEnd"/>
      <w:r>
        <w:rPr>
          <w:sz w:val="28"/>
          <w:szCs w:val="28"/>
        </w:rPr>
        <w:t>) để thêm vào các giá trị còn thiếu</w:t>
      </w:r>
    </w:p>
    <w:p w14:paraId="6A80EE82" w14:textId="77777777" w:rsidR="007D512B" w:rsidRDefault="00000000">
      <w:pPr>
        <w:rPr>
          <w:sz w:val="28"/>
          <w:szCs w:val="28"/>
        </w:rPr>
      </w:pPr>
      <w:r>
        <w:rPr>
          <w:sz w:val="28"/>
          <w:szCs w:val="28"/>
        </w:rPr>
        <w:t>Sử dụng LabelEncoder từ thư viện ‘</w:t>
      </w:r>
      <w:proofErr w:type="gramStart"/>
      <w:r>
        <w:rPr>
          <w:sz w:val="28"/>
          <w:szCs w:val="28"/>
        </w:rPr>
        <w:t>sklearn.preprocessing</w:t>
      </w:r>
      <w:proofErr w:type="gramEnd"/>
      <w:r>
        <w:rPr>
          <w:sz w:val="28"/>
          <w:szCs w:val="28"/>
        </w:rPr>
        <w:t xml:space="preserve">’ để mã hóa các cột phân loại trong dữ liệu huấn luyện và dữ liệu kiểm tra. Mã hóa nhãn (label encoding) là quá trình chuyển đổi các giá trị phân loại (categorical values) thành các giá trị số (numerical values) để chúng có sử dụng trong mô hình học máy </w:t>
      </w:r>
    </w:p>
    <w:p w14:paraId="6F4AD807" w14:textId="77777777" w:rsidR="007D512B" w:rsidRDefault="00000000">
      <w:pPr>
        <w:rPr>
          <w:sz w:val="28"/>
          <w:szCs w:val="28"/>
        </w:rPr>
      </w:pPr>
      <w:r>
        <w:rPr>
          <w:sz w:val="28"/>
          <w:szCs w:val="28"/>
        </w:rPr>
        <w:t>Chuyển đổi văn abnr sang chữ thường, chuyển đổi tất cả dữ liệu thành chuỗi và loại bỏ kí tự đặc biệt bằng cách sử dụng biểu thức chính quy (regex). Quá trình này được áp dụng cho tất cả tập dữ liệu huấn luyện (‘train_data’) và tập dữ liệu kiểm (‘val_data’)</w:t>
      </w:r>
    </w:p>
    <w:p w14:paraId="254E667A" w14:textId="77777777" w:rsidR="007D512B" w:rsidRDefault="00000000">
      <w:pPr>
        <w:rPr>
          <w:sz w:val="28"/>
          <w:szCs w:val="28"/>
        </w:rPr>
      </w:pPr>
      <w:r>
        <w:rPr>
          <w:sz w:val="28"/>
          <w:szCs w:val="28"/>
        </w:rPr>
        <w:t>Từ gói dữ liệu ‘punkt’ từ thư viện NLTK tách văn bản thành các token (từ), và đếm số lượng từ duy nhất trong tập dữ liệu huấn luyện</w:t>
      </w:r>
    </w:p>
    <w:p w14:paraId="4BBE1961" w14:textId="77777777" w:rsidR="007D512B" w:rsidRDefault="00000000">
      <w:pPr>
        <w:rPr>
          <w:sz w:val="28"/>
          <w:szCs w:val="28"/>
        </w:rPr>
      </w:pPr>
      <w:r>
        <w:rPr>
          <w:sz w:val="28"/>
          <w:szCs w:val="28"/>
        </w:rPr>
        <w:t>Sử dụng thư viện NLTK để lấy danh sách từ dùng (stopwords) trong tiếng anh. Stopwords là những từ phổ biến như “the”, “is”, “in”, “and” mà thường không mang nhiều ý nghĩa khi phân tích văn bản, và do đó thường được loại bỏ trong các bài toán xử lý ngôn ngữ tự nhiên</w:t>
      </w:r>
    </w:p>
    <w:p w14:paraId="56E08DE1" w14:textId="77777777" w:rsidR="007D512B" w:rsidRDefault="00000000">
      <w:pPr>
        <w:rPr>
          <w:sz w:val="28"/>
          <w:szCs w:val="28"/>
        </w:rPr>
      </w:pPr>
      <w:r>
        <w:rPr>
          <w:sz w:val="28"/>
          <w:szCs w:val="28"/>
        </w:rPr>
        <w:t>Chia tập dữ liệu huấn luyện (‘train_data’) thành hai tập con: một tập huấn luyện nhỏ hơn là (‘review_train’) và một tập kiểm tra (‘review_test’) việc chia dữ liệu là cần thiết để đánh giá hiệu suất mô hình học máy bằng cách huấn luyện mô hình trên tập huấn luyện và kiểm tra nó trên tập kiểm tra</w:t>
      </w:r>
    </w:p>
    <w:p w14:paraId="7FAFE34D" w14:textId="77777777" w:rsidR="007D512B" w:rsidRDefault="00000000">
      <w:pPr>
        <w:pStyle w:val="Heading4"/>
        <w:rPr>
          <w:rFonts w:cs="Times New Roman"/>
          <w:b/>
          <w:bCs/>
          <w:color w:val="auto"/>
          <w:sz w:val="28"/>
          <w:szCs w:val="28"/>
        </w:rPr>
      </w:pPr>
      <w:bookmarkStart w:id="27" w:name="_Toc170492149"/>
      <w:r>
        <w:rPr>
          <w:rFonts w:cs="Times New Roman"/>
          <w:b/>
          <w:bCs/>
          <w:color w:val="auto"/>
          <w:sz w:val="28"/>
          <w:szCs w:val="28"/>
        </w:rPr>
        <w:lastRenderedPageBreak/>
        <w:t>4.3.1.2 Xây dưng mô hình</w:t>
      </w:r>
      <w:bookmarkEnd w:id="27"/>
    </w:p>
    <w:p w14:paraId="19AFF6C3" w14:textId="77777777" w:rsidR="007D512B" w:rsidRDefault="00000000">
      <w:pPr>
        <w:rPr>
          <w:sz w:val="28"/>
          <w:szCs w:val="28"/>
        </w:rPr>
      </w:pPr>
      <w:r>
        <w:rPr>
          <w:sz w:val="28"/>
          <w:szCs w:val="28"/>
        </w:rPr>
        <w:t xml:space="preserve">Cài đặt Bag </w:t>
      </w:r>
      <w:proofErr w:type="gramStart"/>
      <w:r>
        <w:rPr>
          <w:sz w:val="28"/>
          <w:szCs w:val="28"/>
        </w:rPr>
        <w:t>Of</w:t>
      </w:r>
      <w:proofErr w:type="gramEnd"/>
      <w:r>
        <w:rPr>
          <w:sz w:val="28"/>
          <w:szCs w:val="28"/>
        </w:rPr>
        <w:t xml:space="preserve"> Word: </w:t>
      </w:r>
    </w:p>
    <w:p w14:paraId="0E9A5F00" w14:textId="77777777" w:rsidR="007D512B" w:rsidRDefault="00000000">
      <w:pPr>
        <w:rPr>
          <w:sz w:val="28"/>
          <w:szCs w:val="28"/>
        </w:rPr>
      </w:pPr>
      <w:r>
        <w:rPr>
          <w:sz w:val="28"/>
          <w:szCs w:val="28"/>
        </w:rPr>
        <w:t xml:space="preserve">Sử dụng CountVectorizer từ thư viện </w:t>
      </w:r>
      <w:proofErr w:type="gramStart"/>
      <w:r>
        <w:rPr>
          <w:sz w:val="28"/>
          <w:szCs w:val="28"/>
        </w:rPr>
        <w:t>sklearn.feature</w:t>
      </w:r>
      <w:proofErr w:type="gramEnd"/>
      <w:r>
        <w:rPr>
          <w:sz w:val="28"/>
          <w:szCs w:val="28"/>
        </w:rPr>
        <w:t>_extraction.text để tạo một biểu diễn Bag of Words (BoW) cho các văn bản trong dữ liệu</w:t>
      </w:r>
    </w:p>
    <w:p w14:paraId="533B3367" w14:textId="77777777" w:rsidR="007D512B" w:rsidRDefault="00000000">
      <w:pPr>
        <w:pStyle w:val="ListParagraph"/>
        <w:numPr>
          <w:ilvl w:val="0"/>
          <w:numId w:val="10"/>
        </w:numPr>
        <w:rPr>
          <w:sz w:val="28"/>
          <w:szCs w:val="28"/>
        </w:rPr>
      </w:pPr>
      <w:r>
        <w:rPr>
          <w:sz w:val="28"/>
          <w:szCs w:val="28"/>
        </w:rPr>
        <w:t>CountVectorizer: Là một công cụ trong sklearn dùng để chuyển đổi một bộ văn bản thành ma trận các token đếm (count matrix), nó tính toán số lần xuất hiện của mỗi từ trong tập dữ liệu.</w:t>
      </w:r>
    </w:p>
    <w:p w14:paraId="212FDD4C" w14:textId="77777777" w:rsidR="007D512B" w:rsidRDefault="00000000">
      <w:pPr>
        <w:pStyle w:val="ListParagraph"/>
        <w:numPr>
          <w:ilvl w:val="0"/>
          <w:numId w:val="10"/>
        </w:numPr>
        <w:rPr>
          <w:sz w:val="28"/>
          <w:szCs w:val="28"/>
        </w:rPr>
      </w:pPr>
      <w:r>
        <w:rPr>
          <w:sz w:val="28"/>
          <w:szCs w:val="28"/>
        </w:rPr>
        <w:t xml:space="preserve">Tham số tokenizer: ‘tokenizer=word_tokenize’ word_tokenize là một hàm từ thư viện </w:t>
      </w:r>
      <w:proofErr w:type="gramStart"/>
      <w:r>
        <w:rPr>
          <w:sz w:val="28"/>
          <w:szCs w:val="28"/>
        </w:rPr>
        <w:t>nltk.tokenize</w:t>
      </w:r>
      <w:proofErr w:type="gramEnd"/>
      <w:r>
        <w:rPr>
          <w:sz w:val="28"/>
          <w:szCs w:val="28"/>
        </w:rPr>
        <w:t xml:space="preserve"> dùng để phân tích câu thành các từ (token). Nó sẽ tách câu thành các thành phần cơ bản là các từ.</w:t>
      </w:r>
    </w:p>
    <w:p w14:paraId="44496F25" w14:textId="77777777" w:rsidR="007D512B" w:rsidRDefault="00000000">
      <w:pPr>
        <w:pStyle w:val="ListParagraph"/>
        <w:numPr>
          <w:ilvl w:val="0"/>
          <w:numId w:val="10"/>
        </w:numPr>
        <w:rPr>
          <w:sz w:val="28"/>
          <w:szCs w:val="28"/>
        </w:rPr>
      </w:pPr>
      <w:r>
        <w:rPr>
          <w:sz w:val="28"/>
          <w:szCs w:val="28"/>
        </w:rPr>
        <w:t xml:space="preserve">Tham số stop_words: ‘stop_words=stop_words’ stop_words là danh sách các từ dừng (stopwords), các từ không mang ý nghĩa quan trọng trong việc phân loại văn bản và thường bị loại bỏ trong quá trình xử lý dữ liệu. Trong trường hợp này, stop_words được truyền vào từ biến stop_words, có thể là danh sách các stopwords tiếng Anh từ thư viện </w:t>
      </w:r>
      <w:proofErr w:type="gramStart"/>
      <w:r>
        <w:rPr>
          <w:sz w:val="28"/>
          <w:szCs w:val="28"/>
        </w:rPr>
        <w:t>nltk.corpus</w:t>
      </w:r>
      <w:proofErr w:type="gramEnd"/>
      <w:r>
        <w:rPr>
          <w:sz w:val="28"/>
          <w:szCs w:val="28"/>
        </w:rPr>
        <w:t>.</w:t>
      </w:r>
    </w:p>
    <w:p w14:paraId="5039C3AB" w14:textId="77777777" w:rsidR="007D512B" w:rsidRDefault="00000000">
      <w:pPr>
        <w:pStyle w:val="ListParagraph"/>
        <w:numPr>
          <w:ilvl w:val="0"/>
          <w:numId w:val="10"/>
        </w:numPr>
        <w:rPr>
          <w:sz w:val="28"/>
          <w:szCs w:val="28"/>
        </w:rPr>
      </w:pPr>
      <w:r>
        <w:rPr>
          <w:sz w:val="28"/>
          <w:szCs w:val="28"/>
        </w:rPr>
        <w:t>Tham số ngram_range: ‘ngram_range</w:t>
      </w:r>
      <w:proofErr w:type="gramStart"/>
      <w:r>
        <w:rPr>
          <w:sz w:val="28"/>
          <w:szCs w:val="28"/>
        </w:rPr>
        <w:t>=(</w:t>
      </w:r>
      <w:proofErr w:type="gramEnd"/>
      <w:r>
        <w:rPr>
          <w:sz w:val="28"/>
          <w:szCs w:val="28"/>
        </w:rPr>
        <w:t>1, 1)’ ngram_range xác định phạm vi của các n-gram mà chúng ta muốn xây dựng. Trong trường hợp này, (1, 1) chỉ ra rằng chúng ta chỉ quan tâm đến các từ đơn (unigram), tức là các từ riêng lẻ, không xây dựng các n-gram có kích thước lớn hơn 1.</w:t>
      </w:r>
    </w:p>
    <w:p w14:paraId="5314602B" w14:textId="77777777" w:rsidR="007D512B" w:rsidRDefault="00000000">
      <w:pPr>
        <w:rPr>
          <w:sz w:val="28"/>
          <w:szCs w:val="28"/>
        </w:rPr>
      </w:pPr>
      <w:r>
        <w:rPr>
          <w:sz w:val="28"/>
          <w:szCs w:val="28"/>
        </w:rPr>
        <w:t>Chuẩn bị dữ liệu cho mô hình:</w:t>
      </w:r>
    </w:p>
    <w:p w14:paraId="4FBA44C9" w14:textId="77777777" w:rsidR="007D512B" w:rsidRDefault="00000000">
      <w:pPr>
        <w:pStyle w:val="ListParagraph"/>
        <w:numPr>
          <w:ilvl w:val="0"/>
          <w:numId w:val="11"/>
        </w:numPr>
        <w:rPr>
          <w:sz w:val="28"/>
          <w:szCs w:val="28"/>
        </w:rPr>
      </w:pPr>
      <w:r>
        <w:rPr>
          <w:sz w:val="28"/>
          <w:szCs w:val="28"/>
        </w:rPr>
        <w:t xml:space="preserve">bow_counts là một đối tượng của lớp CountVectorizer từ thư viện </w:t>
      </w:r>
      <w:proofErr w:type="gramStart"/>
      <w:r>
        <w:rPr>
          <w:sz w:val="28"/>
          <w:szCs w:val="28"/>
        </w:rPr>
        <w:t>sklearn.feature</w:t>
      </w:r>
      <w:proofErr w:type="gramEnd"/>
      <w:r>
        <w:rPr>
          <w:sz w:val="28"/>
          <w:szCs w:val="28"/>
        </w:rPr>
        <w:t>_extraction.text. Đối tượng này đã được khởi tạo với các tham số như tokenizer, stop_words và ngram_range như đã mô tả trong câu hỏi trước đó.</w:t>
      </w:r>
    </w:p>
    <w:p w14:paraId="37EDB3D4" w14:textId="77777777" w:rsidR="007D512B" w:rsidRDefault="00000000">
      <w:pPr>
        <w:pStyle w:val="ListParagraph"/>
        <w:numPr>
          <w:ilvl w:val="0"/>
          <w:numId w:val="11"/>
        </w:numPr>
        <w:rPr>
          <w:sz w:val="28"/>
          <w:szCs w:val="28"/>
        </w:rPr>
      </w:pPr>
      <w:r>
        <w:rPr>
          <w:sz w:val="28"/>
          <w:szCs w:val="28"/>
        </w:rPr>
        <w:t>fit_transform(reviews_</w:t>
      </w:r>
      <w:proofErr w:type="gramStart"/>
      <w:r>
        <w:rPr>
          <w:sz w:val="28"/>
          <w:szCs w:val="28"/>
        </w:rPr>
        <w:t>train.lower</w:t>
      </w:r>
      <w:proofErr w:type="gramEnd"/>
      <w:r>
        <w:rPr>
          <w:sz w:val="28"/>
          <w:szCs w:val="28"/>
        </w:rPr>
        <w:t xml:space="preserve">): Phương thức fit_transform được gọi trên bow_counts để biến đổi dữ liệu huấn luyện (reviews_train.lower). Trước tiên, nó sẽ học từ vựng (vocabulary) từ dữ liệu huấn luyện và sau đó biến đổi các văn </w:t>
      </w:r>
      <w:r>
        <w:rPr>
          <w:sz w:val="28"/>
          <w:szCs w:val="28"/>
        </w:rPr>
        <w:lastRenderedPageBreak/>
        <w:t>bản trong reviews_</w:t>
      </w:r>
      <w:proofErr w:type="gramStart"/>
      <w:r>
        <w:rPr>
          <w:sz w:val="28"/>
          <w:szCs w:val="28"/>
        </w:rPr>
        <w:t>train.lower</w:t>
      </w:r>
      <w:proofErr w:type="gramEnd"/>
      <w:r>
        <w:rPr>
          <w:sz w:val="28"/>
          <w:szCs w:val="28"/>
        </w:rPr>
        <w:t xml:space="preserve"> thành ma trận đếm (count matrix) theo biểu diễn Bag of Words.</w:t>
      </w:r>
    </w:p>
    <w:p w14:paraId="35189991" w14:textId="77777777" w:rsidR="007D512B" w:rsidRDefault="00000000">
      <w:pPr>
        <w:pStyle w:val="ListParagraph"/>
        <w:numPr>
          <w:ilvl w:val="0"/>
          <w:numId w:val="11"/>
        </w:numPr>
        <w:rPr>
          <w:sz w:val="28"/>
          <w:szCs w:val="28"/>
        </w:rPr>
      </w:pPr>
      <w:r>
        <w:rPr>
          <w:sz w:val="28"/>
          <w:szCs w:val="28"/>
        </w:rPr>
        <w:t>transform(reviews_</w:t>
      </w:r>
      <w:proofErr w:type="gramStart"/>
      <w:r>
        <w:rPr>
          <w:sz w:val="28"/>
          <w:szCs w:val="28"/>
        </w:rPr>
        <w:t>test.lower</w:t>
      </w:r>
      <w:proofErr w:type="gramEnd"/>
      <w:r>
        <w:rPr>
          <w:sz w:val="28"/>
          <w:szCs w:val="28"/>
        </w:rPr>
        <w:t>): Phương thức transform được gọi sau khi đã học từ vựng từ dữ liệu huấn luyện (thông qua fit_transform). Nó sử dụng từ vựng đã học để biến đổi dữ liệu kiểm tra (reviews_</w:t>
      </w:r>
      <w:proofErr w:type="gramStart"/>
      <w:r>
        <w:rPr>
          <w:sz w:val="28"/>
          <w:szCs w:val="28"/>
        </w:rPr>
        <w:t>test.lower</w:t>
      </w:r>
      <w:proofErr w:type="gramEnd"/>
      <w:r>
        <w:rPr>
          <w:sz w:val="28"/>
          <w:szCs w:val="28"/>
        </w:rPr>
        <w:t>) thành ma trận đếm tương tự như dữ liệu huấn luyện, bao gồm các từ xuất hiện trong từ vựng đã học.</w:t>
      </w:r>
    </w:p>
    <w:p w14:paraId="0BC82972" w14:textId="77777777" w:rsidR="007D512B" w:rsidRDefault="00000000">
      <w:pPr>
        <w:rPr>
          <w:sz w:val="28"/>
          <w:szCs w:val="28"/>
        </w:rPr>
      </w:pPr>
      <w:r>
        <w:rPr>
          <w:sz w:val="28"/>
          <w:szCs w:val="28"/>
        </w:rPr>
        <w:t>Cài đặt Logistic Regression từ đầu: sử dụng phương pháp One-vs-Rest và thuật toán Gradient Desent, mô hình có thể xử lý các bài toán phân loại đa lớp (multi label)</w:t>
      </w:r>
    </w:p>
    <w:p w14:paraId="18EA9EC2" w14:textId="77777777" w:rsidR="007D512B" w:rsidRDefault="00000000">
      <w:pPr>
        <w:rPr>
          <w:sz w:val="28"/>
          <w:szCs w:val="28"/>
        </w:rPr>
      </w:pPr>
      <w:r>
        <w:rPr>
          <w:sz w:val="28"/>
          <w:szCs w:val="28"/>
        </w:rPr>
        <w:t>Sử dụng class Logistic Regression được định nghĩa trước đó với learning_rate = 0.1 và num_iterations = 1500</w:t>
      </w:r>
    </w:p>
    <w:p w14:paraId="7BD92F9F" w14:textId="77777777" w:rsidR="007D512B" w:rsidRDefault="00000000">
      <w:pPr>
        <w:rPr>
          <w:sz w:val="28"/>
          <w:szCs w:val="28"/>
        </w:rPr>
      </w:pPr>
      <w:r>
        <w:rPr>
          <w:sz w:val="28"/>
          <w:szCs w:val="28"/>
        </w:rPr>
        <w:t>Dữ liệu là ma trận đặc trưng dạng Bag of Words và nhãn tương ứng</w:t>
      </w:r>
    </w:p>
    <w:p w14:paraId="5604DAF9" w14:textId="77777777" w:rsidR="007D512B" w:rsidRDefault="00000000">
      <w:pPr>
        <w:rPr>
          <w:sz w:val="28"/>
          <w:szCs w:val="28"/>
        </w:rPr>
      </w:pPr>
      <w:r>
        <w:rPr>
          <w:sz w:val="28"/>
          <w:szCs w:val="28"/>
        </w:rPr>
        <w:t>Dữ đoán kết quả của dữ liệu bằng cách dùng phương thức ‘predict’ của mô hình Logistic Regression</w:t>
      </w:r>
    </w:p>
    <w:p w14:paraId="1351782C" w14:textId="77777777" w:rsidR="007D512B" w:rsidRDefault="00000000">
      <w:pPr>
        <w:rPr>
          <w:sz w:val="28"/>
          <w:szCs w:val="28"/>
        </w:rPr>
      </w:pPr>
      <w:r>
        <w:rPr>
          <w:sz w:val="28"/>
          <w:szCs w:val="28"/>
        </w:rPr>
        <w:t>Độ chính xác sử dụng phương thức accuacy_score với dự đoán kết quả trên dữ liệu so sánh với dự đoán với nhãn thực tế</w:t>
      </w:r>
    </w:p>
    <w:p w14:paraId="377BF12C" w14:textId="77777777" w:rsidR="007D512B" w:rsidRDefault="00000000">
      <w:pPr>
        <w:pStyle w:val="Heading4"/>
        <w:rPr>
          <w:rFonts w:cs="Times New Roman"/>
          <w:b/>
          <w:bCs/>
          <w:color w:val="auto"/>
          <w:sz w:val="28"/>
          <w:szCs w:val="28"/>
        </w:rPr>
      </w:pPr>
      <w:bookmarkStart w:id="28" w:name="_Toc170492150"/>
      <w:r>
        <w:rPr>
          <w:rFonts w:cs="Times New Roman"/>
          <w:b/>
          <w:bCs/>
          <w:color w:val="auto"/>
          <w:sz w:val="28"/>
          <w:szCs w:val="28"/>
        </w:rPr>
        <w:t>4.3.1.3 Đánh giá và tinh chỉnh</w:t>
      </w:r>
      <w:bookmarkEnd w:id="28"/>
    </w:p>
    <w:p w14:paraId="28DFFFE0" w14:textId="77777777" w:rsidR="007D512B" w:rsidRDefault="00000000">
      <w:pPr>
        <w:spacing w:line="276" w:lineRule="auto"/>
        <w:rPr>
          <w:sz w:val="28"/>
          <w:szCs w:val="28"/>
        </w:rPr>
      </w:pPr>
      <w:r>
        <w:rPr>
          <w:sz w:val="28"/>
          <w:szCs w:val="28"/>
        </w:rPr>
        <w:t xml:space="preserve">Sử dụng GridSearchCV từ thư viện </w:t>
      </w:r>
      <w:proofErr w:type="gramStart"/>
      <w:r>
        <w:rPr>
          <w:sz w:val="28"/>
          <w:szCs w:val="28"/>
        </w:rPr>
        <w:t>sklearn.model</w:t>
      </w:r>
      <w:proofErr w:type="gramEnd"/>
      <w:r>
        <w:rPr>
          <w:sz w:val="28"/>
          <w:szCs w:val="28"/>
        </w:rPr>
        <w:t>_selection:</w:t>
      </w:r>
    </w:p>
    <w:p w14:paraId="3467F484" w14:textId="77777777" w:rsidR="007D512B" w:rsidRDefault="00000000">
      <w:pPr>
        <w:pStyle w:val="ListParagraph"/>
        <w:numPr>
          <w:ilvl w:val="0"/>
          <w:numId w:val="12"/>
        </w:numPr>
        <w:spacing w:line="276" w:lineRule="auto"/>
        <w:rPr>
          <w:sz w:val="28"/>
          <w:szCs w:val="28"/>
        </w:rPr>
      </w:pPr>
      <w:r>
        <w:rPr>
          <w:sz w:val="28"/>
          <w:szCs w:val="28"/>
        </w:rPr>
        <w:t xml:space="preserve">params là các tham số cần tinh chỉnh cho mô hình Logistic Regression bao gồm learning_rate và num_interations </w:t>
      </w:r>
    </w:p>
    <w:p w14:paraId="131C3204" w14:textId="77777777" w:rsidR="007D512B" w:rsidRDefault="00000000">
      <w:pPr>
        <w:pStyle w:val="ListParagraph"/>
        <w:numPr>
          <w:ilvl w:val="0"/>
          <w:numId w:val="12"/>
        </w:numPr>
        <w:spacing w:line="276" w:lineRule="auto"/>
        <w:rPr>
          <w:sz w:val="28"/>
          <w:szCs w:val="28"/>
        </w:rPr>
      </w:pPr>
      <w:r>
        <w:rPr>
          <w:sz w:val="28"/>
          <w:szCs w:val="28"/>
        </w:rPr>
        <w:t>GridSearch đựo dùng để tìm kiếm bộ tham số tối ưu bằng cách params và thực hiện cross_validation (cv=5)</w:t>
      </w:r>
    </w:p>
    <w:p w14:paraId="3BB77090" w14:textId="77777777" w:rsidR="007D512B" w:rsidRDefault="00000000">
      <w:pPr>
        <w:pStyle w:val="ListParagraph"/>
        <w:numPr>
          <w:ilvl w:val="0"/>
          <w:numId w:val="12"/>
        </w:numPr>
        <w:spacing w:line="276" w:lineRule="auto"/>
        <w:rPr>
          <w:sz w:val="28"/>
          <w:szCs w:val="28"/>
        </w:rPr>
      </w:pPr>
      <w:r>
        <w:rPr>
          <w:sz w:val="28"/>
          <w:szCs w:val="28"/>
        </w:rPr>
        <w:t>best_params là bộ tham số tối ưu nhất được tìm thấy</w:t>
      </w:r>
    </w:p>
    <w:p w14:paraId="07660521" w14:textId="77777777" w:rsidR="007D512B" w:rsidRDefault="00000000">
      <w:pPr>
        <w:pStyle w:val="ListParagraph"/>
        <w:numPr>
          <w:ilvl w:val="0"/>
          <w:numId w:val="12"/>
        </w:numPr>
        <w:spacing w:line="276" w:lineRule="auto"/>
        <w:rPr>
          <w:sz w:val="28"/>
          <w:szCs w:val="28"/>
        </w:rPr>
      </w:pPr>
      <w:r>
        <w:rPr>
          <w:sz w:val="28"/>
          <w:szCs w:val="28"/>
        </w:rPr>
        <w:t>sau khi tìm được bộ tham số tối ưu nhất ta sẽ huấn luyện và đánh giá độ chính xác</w:t>
      </w:r>
    </w:p>
    <w:p w14:paraId="6FDF7B08" w14:textId="77777777" w:rsidR="007D512B" w:rsidRDefault="00000000">
      <w:pPr>
        <w:spacing w:line="276" w:lineRule="auto"/>
        <w:rPr>
          <w:sz w:val="28"/>
          <w:szCs w:val="28"/>
        </w:rPr>
      </w:pPr>
      <w:r>
        <w:rPr>
          <w:sz w:val="28"/>
          <w:szCs w:val="28"/>
        </w:rPr>
        <w:t>Kết quả cài đặt:</w:t>
      </w:r>
    </w:p>
    <w:p w14:paraId="6B7FDD03" w14:textId="77777777" w:rsidR="007D512B" w:rsidRDefault="00000000">
      <w:pPr>
        <w:spacing w:line="276" w:lineRule="auto"/>
        <w:jc w:val="center"/>
        <w:rPr>
          <w:sz w:val="28"/>
          <w:szCs w:val="28"/>
        </w:rPr>
      </w:pPr>
      <w:r>
        <w:rPr>
          <w:noProof/>
          <w:sz w:val="28"/>
          <w:szCs w:val="28"/>
        </w:rPr>
        <w:drawing>
          <wp:inline distT="0" distB="0" distL="0" distR="0" wp14:anchorId="1A8810C6" wp14:editId="70F84DC0">
            <wp:extent cx="4762500" cy="533400"/>
            <wp:effectExtent l="0" t="0" r="0" b="0"/>
            <wp:docPr id="172092981" name="Picture 17209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981" name="Picture 17209298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62502" cy="533400"/>
                    </a:xfrm>
                    <a:prstGeom prst="rect">
                      <a:avLst/>
                    </a:prstGeom>
                  </pic:spPr>
                </pic:pic>
              </a:graphicData>
            </a:graphic>
          </wp:inline>
        </w:drawing>
      </w:r>
      <w:bookmarkStart w:id="29" w:name="_Toc113449147"/>
    </w:p>
    <w:p w14:paraId="234EA6B7" w14:textId="77777777" w:rsidR="007D512B" w:rsidRDefault="00000000">
      <w:pPr>
        <w:pStyle w:val="ChuThichHinh"/>
        <w:rPr>
          <w:sz w:val="28"/>
        </w:rPr>
      </w:pPr>
      <w:r>
        <w:rPr>
          <w:sz w:val="28"/>
        </w:rPr>
        <w:lastRenderedPageBreak/>
        <w:t>Hình 4.4: Accuracy trên tập test</w:t>
      </w:r>
    </w:p>
    <w:p w14:paraId="1B5E803E" w14:textId="77777777" w:rsidR="007D512B" w:rsidRDefault="00000000">
      <w:pPr>
        <w:pStyle w:val="Heading3"/>
        <w:rPr>
          <w:rFonts w:cs="Times New Roman"/>
          <w:b/>
          <w:bCs/>
          <w:color w:val="auto"/>
        </w:rPr>
      </w:pPr>
      <w:bookmarkStart w:id="30" w:name="_Toc170492151"/>
      <w:r>
        <w:rPr>
          <w:rFonts w:cs="Times New Roman"/>
          <w:b/>
          <w:bCs/>
          <w:color w:val="auto"/>
        </w:rPr>
        <w:t>4.3.2 Mô hình XGBoost</w:t>
      </w:r>
      <w:bookmarkEnd w:id="30"/>
    </w:p>
    <w:p w14:paraId="136A8220" w14:textId="77777777" w:rsidR="007D512B" w:rsidRDefault="00000000">
      <w:pPr>
        <w:pStyle w:val="Heading4"/>
        <w:rPr>
          <w:rFonts w:cs="Times New Roman"/>
          <w:b/>
          <w:bCs/>
          <w:color w:val="auto"/>
          <w:sz w:val="28"/>
          <w:szCs w:val="28"/>
        </w:rPr>
      </w:pPr>
      <w:bookmarkStart w:id="31" w:name="_Toc170492152"/>
      <w:r>
        <w:rPr>
          <w:rFonts w:cs="Times New Roman"/>
          <w:b/>
          <w:bCs/>
          <w:color w:val="auto"/>
          <w:sz w:val="28"/>
          <w:szCs w:val="28"/>
        </w:rPr>
        <w:t>4.3.2.1 Phân tích dữ liệu</w:t>
      </w:r>
      <w:bookmarkEnd w:id="31"/>
    </w:p>
    <w:p w14:paraId="780EB08E" w14:textId="77777777" w:rsidR="007D512B" w:rsidRDefault="00000000">
      <w:pPr>
        <w:rPr>
          <w:sz w:val="28"/>
          <w:szCs w:val="28"/>
        </w:rPr>
      </w:pPr>
      <w:r>
        <w:rPr>
          <w:sz w:val="28"/>
          <w:szCs w:val="28"/>
        </w:rPr>
        <w:t xml:space="preserve">Text splitting (Tách từ): Dùng word_tokenize từ thư viện </w:t>
      </w:r>
      <w:proofErr w:type="gramStart"/>
      <w:r>
        <w:rPr>
          <w:sz w:val="28"/>
          <w:szCs w:val="28"/>
        </w:rPr>
        <w:t>nltk.tokenize</w:t>
      </w:r>
      <w:proofErr w:type="gramEnd"/>
      <w:r>
        <w:rPr>
          <w:sz w:val="28"/>
          <w:szCs w:val="28"/>
        </w:rPr>
        <w:t xml:space="preserve"> để tách các từ trong nội dung của các câu.</w:t>
      </w:r>
    </w:p>
    <w:p w14:paraId="66983ADC" w14:textId="77777777" w:rsidR="007D512B" w:rsidRDefault="00000000">
      <w:pPr>
        <w:rPr>
          <w:sz w:val="28"/>
          <w:szCs w:val="28"/>
        </w:rPr>
      </w:pPr>
      <w:r>
        <w:rPr>
          <w:sz w:val="28"/>
          <w:szCs w:val="28"/>
        </w:rPr>
        <w:t>Biến tokens_text là một danh sách các danh sách từ (list of lists), mỗi danh sách con chứa các từ của một câu.</w:t>
      </w:r>
    </w:p>
    <w:p w14:paraId="7916ECC0" w14:textId="77777777" w:rsidR="007D512B" w:rsidRDefault="00000000">
      <w:pPr>
        <w:rPr>
          <w:sz w:val="28"/>
          <w:szCs w:val="28"/>
        </w:rPr>
      </w:pPr>
      <w:r>
        <w:rPr>
          <w:sz w:val="28"/>
          <w:szCs w:val="28"/>
        </w:rPr>
        <w:t>Đếm số lượng token duy nhất: Sử dụng set(tokens_counter) để đếm số lượng từ duy nhất trong toàn bộ văn bản. Điều này giúp ta có cái nhìn tổng quan về sự đa dạng của từ vựng trong dữ liệu.</w:t>
      </w:r>
    </w:p>
    <w:p w14:paraId="7F8571FD" w14:textId="77777777" w:rsidR="007D512B" w:rsidRDefault="00000000">
      <w:pPr>
        <w:rPr>
          <w:sz w:val="28"/>
          <w:szCs w:val="28"/>
        </w:rPr>
      </w:pPr>
      <w:r>
        <w:rPr>
          <w:sz w:val="28"/>
          <w:szCs w:val="28"/>
        </w:rPr>
        <w:t xml:space="preserve">Lựa chọn stopwords tiếng Anh: Sử dụng stopwords của tiếng Anh từ thư viện </w:t>
      </w:r>
      <w:proofErr w:type="gramStart"/>
      <w:r>
        <w:rPr>
          <w:sz w:val="28"/>
          <w:szCs w:val="28"/>
        </w:rPr>
        <w:t>nltk.corpus</w:t>
      </w:r>
      <w:proofErr w:type="gramEnd"/>
      <w:r>
        <w:rPr>
          <w:sz w:val="28"/>
          <w:szCs w:val="28"/>
        </w:rPr>
        <w:t>.stopwords để loại bỏ các từ không mang tính nghĩa như "a", "an", "the",...</w:t>
      </w:r>
    </w:p>
    <w:p w14:paraId="3D72FB02" w14:textId="77777777" w:rsidR="007D512B" w:rsidRDefault="00000000">
      <w:pPr>
        <w:pStyle w:val="Heading4"/>
        <w:rPr>
          <w:rFonts w:cs="Times New Roman"/>
          <w:b/>
          <w:bCs/>
          <w:color w:val="auto"/>
          <w:sz w:val="28"/>
          <w:szCs w:val="28"/>
        </w:rPr>
      </w:pPr>
      <w:bookmarkStart w:id="32" w:name="_Toc170492153"/>
      <w:r>
        <w:rPr>
          <w:rFonts w:cs="Times New Roman"/>
          <w:b/>
          <w:bCs/>
          <w:color w:val="auto"/>
          <w:sz w:val="28"/>
          <w:szCs w:val="28"/>
        </w:rPr>
        <w:t>4.3.2.2 Biểu diễn dữ liệu</w:t>
      </w:r>
      <w:bookmarkEnd w:id="32"/>
    </w:p>
    <w:p w14:paraId="7F145E8E" w14:textId="77777777" w:rsidR="007D512B" w:rsidRDefault="00000000">
      <w:pPr>
        <w:rPr>
          <w:sz w:val="28"/>
          <w:szCs w:val="28"/>
        </w:rPr>
      </w:pPr>
      <w:r>
        <w:rPr>
          <w:sz w:val="28"/>
          <w:szCs w:val="28"/>
        </w:rPr>
        <w:t xml:space="preserve">Khởi tạo Bag of Words (BOW): </w:t>
      </w:r>
    </w:p>
    <w:p w14:paraId="4B7C5DD4" w14:textId="77777777" w:rsidR="007D512B" w:rsidRDefault="00000000">
      <w:pPr>
        <w:pStyle w:val="ListParagraph"/>
        <w:numPr>
          <w:ilvl w:val="0"/>
          <w:numId w:val="13"/>
        </w:numPr>
        <w:rPr>
          <w:sz w:val="28"/>
          <w:szCs w:val="28"/>
        </w:rPr>
      </w:pPr>
      <w:r>
        <w:rPr>
          <w:sz w:val="28"/>
          <w:szCs w:val="28"/>
        </w:rPr>
        <w:t xml:space="preserve">Sử dụng CountVectorizer từ </w:t>
      </w:r>
      <w:proofErr w:type="gramStart"/>
      <w:r>
        <w:rPr>
          <w:sz w:val="28"/>
          <w:szCs w:val="28"/>
        </w:rPr>
        <w:t>sklearn.feature</w:t>
      </w:r>
      <w:proofErr w:type="gramEnd"/>
      <w:r>
        <w:rPr>
          <w:sz w:val="28"/>
          <w:szCs w:val="28"/>
        </w:rPr>
        <w:t>_extraction.text để biểu diễn các văn bản thành ma trận BOW.</w:t>
      </w:r>
    </w:p>
    <w:p w14:paraId="7D286BBF" w14:textId="77777777" w:rsidR="007D512B" w:rsidRDefault="00000000">
      <w:pPr>
        <w:pStyle w:val="ListParagraph"/>
        <w:numPr>
          <w:ilvl w:val="0"/>
          <w:numId w:val="13"/>
        </w:numPr>
        <w:rPr>
          <w:sz w:val="28"/>
          <w:szCs w:val="28"/>
        </w:rPr>
      </w:pPr>
      <w:r>
        <w:rPr>
          <w:sz w:val="28"/>
          <w:szCs w:val="28"/>
        </w:rPr>
        <w:t>Thiết lập tokenizer=word_tokenize để sử dụng tách từ đã chuẩn bị.</w:t>
      </w:r>
    </w:p>
    <w:p w14:paraId="12BA8782" w14:textId="77777777" w:rsidR="007D512B" w:rsidRDefault="00000000">
      <w:pPr>
        <w:pStyle w:val="ListParagraph"/>
        <w:numPr>
          <w:ilvl w:val="0"/>
          <w:numId w:val="13"/>
        </w:numPr>
        <w:rPr>
          <w:sz w:val="28"/>
          <w:szCs w:val="28"/>
        </w:rPr>
      </w:pPr>
      <w:r>
        <w:rPr>
          <w:sz w:val="28"/>
          <w:szCs w:val="28"/>
        </w:rPr>
        <w:t>Thiết lập stop_words=stop_words để loại bỏ stopwords tiếng Anh.</w:t>
      </w:r>
    </w:p>
    <w:p w14:paraId="18ED494A" w14:textId="77777777" w:rsidR="007D512B" w:rsidRDefault="00000000">
      <w:pPr>
        <w:pStyle w:val="ListParagraph"/>
        <w:numPr>
          <w:ilvl w:val="0"/>
          <w:numId w:val="13"/>
        </w:numPr>
        <w:rPr>
          <w:sz w:val="28"/>
          <w:szCs w:val="28"/>
        </w:rPr>
      </w:pPr>
      <w:r>
        <w:rPr>
          <w:sz w:val="28"/>
          <w:szCs w:val="28"/>
        </w:rPr>
        <w:t>ngram_range</w:t>
      </w:r>
      <w:proofErr w:type="gramStart"/>
      <w:r>
        <w:rPr>
          <w:sz w:val="28"/>
          <w:szCs w:val="28"/>
        </w:rPr>
        <w:t>=(</w:t>
      </w:r>
      <w:proofErr w:type="gramEnd"/>
      <w:r>
        <w:rPr>
          <w:sz w:val="28"/>
          <w:szCs w:val="28"/>
        </w:rPr>
        <w:t>1, 1) chỉ xem xét các từ đơn.</w:t>
      </w:r>
    </w:p>
    <w:p w14:paraId="62216529" w14:textId="77777777" w:rsidR="007D512B" w:rsidRDefault="00000000">
      <w:pPr>
        <w:rPr>
          <w:sz w:val="28"/>
          <w:szCs w:val="28"/>
        </w:rPr>
      </w:pPr>
      <w:r>
        <w:rPr>
          <w:sz w:val="28"/>
          <w:szCs w:val="28"/>
        </w:rPr>
        <w:t>Chia dữ liệu thành tập huấn luyện và kiểm tra:</w:t>
      </w:r>
    </w:p>
    <w:p w14:paraId="3632C876" w14:textId="77777777" w:rsidR="007D512B" w:rsidRDefault="00000000">
      <w:pPr>
        <w:pStyle w:val="ListParagraph"/>
        <w:numPr>
          <w:ilvl w:val="0"/>
          <w:numId w:val="14"/>
        </w:numPr>
        <w:rPr>
          <w:sz w:val="28"/>
          <w:szCs w:val="28"/>
        </w:rPr>
      </w:pPr>
      <w:r>
        <w:rPr>
          <w:sz w:val="28"/>
          <w:szCs w:val="28"/>
        </w:rPr>
        <w:t xml:space="preserve">Sử dụng train_test_split từ </w:t>
      </w:r>
      <w:proofErr w:type="gramStart"/>
      <w:r>
        <w:rPr>
          <w:sz w:val="28"/>
          <w:szCs w:val="28"/>
        </w:rPr>
        <w:t>sklearn.model</w:t>
      </w:r>
      <w:proofErr w:type="gramEnd"/>
      <w:r>
        <w:rPr>
          <w:sz w:val="28"/>
          <w:szCs w:val="28"/>
        </w:rPr>
        <w:t>_selection để chia dữ liệu thành ba phần: huấn luyện (70%), validation (15%) và test (15%).</w:t>
      </w:r>
    </w:p>
    <w:p w14:paraId="5541264A" w14:textId="77777777" w:rsidR="007D512B" w:rsidRDefault="00000000">
      <w:pPr>
        <w:pStyle w:val="ListParagraph"/>
        <w:numPr>
          <w:ilvl w:val="0"/>
          <w:numId w:val="14"/>
        </w:numPr>
        <w:rPr>
          <w:sz w:val="28"/>
          <w:szCs w:val="28"/>
        </w:rPr>
      </w:pPr>
      <w:r>
        <w:rPr>
          <w:sz w:val="28"/>
          <w:szCs w:val="28"/>
        </w:rPr>
        <w:t>Thiết lập random_state=42 để đảm bảo các lần chia dữ liệu là nhất quán.</w:t>
      </w:r>
    </w:p>
    <w:p w14:paraId="3F66D367" w14:textId="77777777" w:rsidR="007D512B" w:rsidRDefault="00000000">
      <w:pPr>
        <w:rPr>
          <w:sz w:val="28"/>
          <w:szCs w:val="28"/>
        </w:rPr>
      </w:pPr>
      <w:r>
        <w:rPr>
          <w:sz w:val="28"/>
          <w:szCs w:val="28"/>
        </w:rPr>
        <w:t>Mã hóa dữ liệu:</w:t>
      </w:r>
    </w:p>
    <w:p w14:paraId="66C8ED2F" w14:textId="77777777" w:rsidR="007D512B" w:rsidRDefault="00000000">
      <w:pPr>
        <w:pStyle w:val="ListParagraph"/>
        <w:numPr>
          <w:ilvl w:val="0"/>
          <w:numId w:val="15"/>
        </w:numPr>
        <w:rPr>
          <w:sz w:val="28"/>
          <w:szCs w:val="28"/>
        </w:rPr>
      </w:pPr>
      <w:r>
        <w:rPr>
          <w:sz w:val="28"/>
          <w:szCs w:val="28"/>
        </w:rPr>
        <w:lastRenderedPageBreak/>
        <w:t>Sử dụng fit_transform để huấn luyện và biến đổi dữ liệu huấn luyện.</w:t>
      </w:r>
    </w:p>
    <w:p w14:paraId="45400AF3" w14:textId="77777777" w:rsidR="007D512B" w:rsidRDefault="00000000">
      <w:pPr>
        <w:pStyle w:val="ListParagraph"/>
        <w:numPr>
          <w:ilvl w:val="0"/>
          <w:numId w:val="15"/>
        </w:numPr>
        <w:rPr>
          <w:sz w:val="28"/>
          <w:szCs w:val="28"/>
        </w:rPr>
      </w:pPr>
      <w:r>
        <w:rPr>
          <w:sz w:val="28"/>
          <w:szCs w:val="28"/>
        </w:rPr>
        <w:t>Sử dụng transform để biến đổi dữ liệu validation và test theo mô hình đã huấn luyện.</w:t>
      </w:r>
    </w:p>
    <w:p w14:paraId="44F0F52D" w14:textId="77777777" w:rsidR="007D512B" w:rsidRDefault="00000000">
      <w:pPr>
        <w:pStyle w:val="Heading4"/>
        <w:rPr>
          <w:rFonts w:cs="Times New Roman"/>
          <w:b/>
          <w:bCs/>
          <w:color w:val="auto"/>
          <w:sz w:val="28"/>
          <w:szCs w:val="28"/>
        </w:rPr>
      </w:pPr>
      <w:bookmarkStart w:id="33" w:name="_Toc170492154"/>
      <w:r>
        <w:rPr>
          <w:rFonts w:cs="Times New Roman"/>
          <w:b/>
          <w:bCs/>
          <w:color w:val="auto"/>
          <w:sz w:val="28"/>
          <w:szCs w:val="28"/>
        </w:rPr>
        <w:t>4.3.2.3 Huấn luyện và dự đoán mô hình</w:t>
      </w:r>
      <w:bookmarkEnd w:id="33"/>
    </w:p>
    <w:p w14:paraId="6AFAA493" w14:textId="77777777" w:rsidR="007D512B" w:rsidRDefault="00000000">
      <w:pPr>
        <w:rPr>
          <w:sz w:val="28"/>
          <w:szCs w:val="28"/>
        </w:rPr>
      </w:pPr>
      <w:r>
        <w:rPr>
          <w:sz w:val="28"/>
          <w:szCs w:val="28"/>
        </w:rPr>
        <w:t>Huấn luyện mô hình XGBoost:</w:t>
      </w:r>
    </w:p>
    <w:p w14:paraId="2C888474" w14:textId="77777777" w:rsidR="007D512B" w:rsidRDefault="00000000">
      <w:pPr>
        <w:pStyle w:val="ListParagraph"/>
        <w:numPr>
          <w:ilvl w:val="0"/>
          <w:numId w:val="16"/>
        </w:numPr>
        <w:rPr>
          <w:sz w:val="28"/>
          <w:szCs w:val="28"/>
        </w:rPr>
      </w:pPr>
      <w:r>
        <w:rPr>
          <w:sz w:val="28"/>
          <w:szCs w:val="28"/>
        </w:rPr>
        <w:t>Khởi tạo XGBClassifier với các siêu tham số như n_estimators, colsample_bytree, subsample.</w:t>
      </w:r>
    </w:p>
    <w:p w14:paraId="0C4E2318" w14:textId="77777777" w:rsidR="007D512B" w:rsidRDefault="00000000">
      <w:pPr>
        <w:pStyle w:val="ListParagraph"/>
        <w:numPr>
          <w:ilvl w:val="0"/>
          <w:numId w:val="16"/>
        </w:numPr>
        <w:rPr>
          <w:sz w:val="28"/>
          <w:szCs w:val="28"/>
        </w:rPr>
      </w:pPr>
      <w:r>
        <w:rPr>
          <w:sz w:val="28"/>
          <w:szCs w:val="28"/>
        </w:rPr>
        <w:t>Sử dụng fit để huấn luyện mô hình trên dữ liệu huấn luyện đã được biểu diễn bằng BOW.</w:t>
      </w:r>
    </w:p>
    <w:p w14:paraId="2CA5181A" w14:textId="77777777" w:rsidR="007D512B" w:rsidRDefault="00000000">
      <w:pPr>
        <w:rPr>
          <w:sz w:val="28"/>
          <w:szCs w:val="28"/>
        </w:rPr>
      </w:pPr>
      <w:r>
        <w:rPr>
          <w:sz w:val="28"/>
          <w:szCs w:val="28"/>
        </w:rPr>
        <w:t>Dự đoán và đánh giá mô hình:</w:t>
      </w:r>
    </w:p>
    <w:p w14:paraId="549A62C1" w14:textId="77777777" w:rsidR="007D512B" w:rsidRDefault="00000000">
      <w:pPr>
        <w:pStyle w:val="ListParagraph"/>
        <w:numPr>
          <w:ilvl w:val="0"/>
          <w:numId w:val="17"/>
        </w:numPr>
        <w:rPr>
          <w:sz w:val="28"/>
          <w:szCs w:val="28"/>
        </w:rPr>
      </w:pPr>
      <w:r>
        <w:rPr>
          <w:sz w:val="28"/>
          <w:szCs w:val="28"/>
        </w:rPr>
        <w:t>Sử dụng predict để dự đoán nhãn của dữ liệu validation và test.</w:t>
      </w:r>
    </w:p>
    <w:p w14:paraId="41CB60A0" w14:textId="77777777" w:rsidR="007D512B" w:rsidRDefault="00000000">
      <w:pPr>
        <w:pStyle w:val="ListParagraph"/>
        <w:numPr>
          <w:ilvl w:val="0"/>
          <w:numId w:val="17"/>
        </w:numPr>
        <w:rPr>
          <w:sz w:val="28"/>
          <w:szCs w:val="28"/>
        </w:rPr>
      </w:pPr>
      <w:r>
        <w:rPr>
          <w:sz w:val="28"/>
          <w:szCs w:val="28"/>
        </w:rPr>
        <w:t>Đánh giá hiệu suất bằng độ chính xác (accuracy_score).</w:t>
      </w:r>
    </w:p>
    <w:p w14:paraId="3246C426" w14:textId="77777777" w:rsidR="007D512B" w:rsidRDefault="00000000">
      <w:pPr>
        <w:pStyle w:val="Heading4"/>
        <w:rPr>
          <w:rFonts w:cs="Times New Roman"/>
          <w:b/>
          <w:bCs/>
          <w:color w:val="auto"/>
          <w:sz w:val="28"/>
          <w:szCs w:val="28"/>
        </w:rPr>
      </w:pPr>
      <w:bookmarkStart w:id="34" w:name="_Toc170492155"/>
      <w:r>
        <w:rPr>
          <w:rFonts w:cs="Times New Roman"/>
          <w:b/>
          <w:bCs/>
          <w:color w:val="auto"/>
          <w:sz w:val="28"/>
          <w:szCs w:val="28"/>
        </w:rPr>
        <w:t>4.3.2.4 Đánh giá và tinh chỉnh</w:t>
      </w:r>
      <w:bookmarkEnd w:id="34"/>
    </w:p>
    <w:p w14:paraId="5FDFC077" w14:textId="77777777" w:rsidR="007D512B" w:rsidRDefault="00000000">
      <w:pPr>
        <w:rPr>
          <w:sz w:val="28"/>
          <w:szCs w:val="28"/>
        </w:rPr>
      </w:pPr>
      <w:r>
        <w:rPr>
          <w:sz w:val="28"/>
          <w:szCs w:val="28"/>
        </w:rPr>
        <w:t>Để cải thiện hiệu suất của mô hình, có thể thực hiện:</w:t>
      </w:r>
    </w:p>
    <w:p w14:paraId="25E78D31" w14:textId="77777777" w:rsidR="007D512B" w:rsidRDefault="00000000">
      <w:pPr>
        <w:pStyle w:val="ListParagraph"/>
        <w:numPr>
          <w:ilvl w:val="0"/>
          <w:numId w:val="18"/>
        </w:numPr>
        <w:rPr>
          <w:sz w:val="28"/>
          <w:szCs w:val="28"/>
        </w:rPr>
      </w:pPr>
      <w:r>
        <w:rPr>
          <w:sz w:val="28"/>
          <w:szCs w:val="28"/>
        </w:rPr>
        <w:t>Tinh chỉnh siêu tham số (Hyperparameter tuning): Điều chỉnh các tham số của mô hình như n_estimators, max_depth, learning_rate, để tối ưu hóa hiệu suất.</w:t>
      </w:r>
    </w:p>
    <w:p w14:paraId="3F206339" w14:textId="77777777" w:rsidR="007D512B" w:rsidRDefault="00000000">
      <w:pPr>
        <w:pStyle w:val="ListParagraph"/>
        <w:numPr>
          <w:ilvl w:val="0"/>
          <w:numId w:val="19"/>
        </w:numPr>
        <w:rPr>
          <w:sz w:val="28"/>
          <w:szCs w:val="28"/>
        </w:rPr>
      </w:pPr>
      <w:r>
        <w:rPr>
          <w:sz w:val="28"/>
          <w:szCs w:val="28"/>
        </w:rPr>
        <w:t>Cross-validation: Sử dụng kỹ thuật cross-validation để đánh giá hiệu suất trung bình của mô hình và giảm thiểu overfitting.</w:t>
      </w:r>
    </w:p>
    <w:p w14:paraId="588B540D" w14:textId="77777777" w:rsidR="007D512B" w:rsidRDefault="00000000">
      <w:pPr>
        <w:pStyle w:val="ListParagraph"/>
        <w:numPr>
          <w:ilvl w:val="0"/>
          <w:numId w:val="19"/>
        </w:numPr>
        <w:rPr>
          <w:sz w:val="28"/>
          <w:szCs w:val="28"/>
        </w:rPr>
      </w:pPr>
      <w:r>
        <w:rPr>
          <w:sz w:val="28"/>
          <w:szCs w:val="28"/>
        </w:rPr>
        <w:t>Grid Search hoặc Random Search: Thử nghiệm các giá trị khác nhau của các tham số để tìm ra bộ tham số tối ưu.</w:t>
      </w:r>
    </w:p>
    <w:p w14:paraId="74246876" w14:textId="77777777" w:rsidR="007D512B" w:rsidRDefault="00000000">
      <w:pPr>
        <w:rPr>
          <w:sz w:val="28"/>
          <w:szCs w:val="28"/>
        </w:rPr>
      </w:pPr>
      <w:r>
        <w:rPr>
          <w:sz w:val="28"/>
          <w:szCs w:val="28"/>
        </w:rPr>
        <w:t>Kết quả cài đặt:</w:t>
      </w:r>
    </w:p>
    <w:p w14:paraId="33C86CBB" w14:textId="77777777" w:rsidR="007D512B" w:rsidRDefault="00000000">
      <w:pPr>
        <w:jc w:val="center"/>
        <w:rPr>
          <w:sz w:val="28"/>
          <w:szCs w:val="28"/>
        </w:rPr>
      </w:pPr>
      <w:r>
        <w:rPr>
          <w:noProof/>
          <w:sz w:val="28"/>
          <w:szCs w:val="28"/>
        </w:rPr>
        <w:lastRenderedPageBreak/>
        <w:drawing>
          <wp:inline distT="0" distB="0" distL="0" distR="0" wp14:anchorId="00CBA615" wp14:editId="1FAF1353">
            <wp:extent cx="4549140" cy="2065020"/>
            <wp:effectExtent l="0" t="0" r="3810" b="0"/>
            <wp:docPr id="189283032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0329" name="Picture 2" descr="A screenshot of a graph&#10;&#10;Description automatically generated"/>
                    <pic:cNvPicPr>
                      <a:picLocks noChangeAspect="1"/>
                    </pic:cNvPicPr>
                  </pic:nvPicPr>
                  <pic:blipFill>
                    <a:blip r:embed="rId36"/>
                    <a:stretch>
                      <a:fillRect/>
                    </a:stretch>
                  </pic:blipFill>
                  <pic:spPr>
                    <a:xfrm>
                      <a:off x="0" y="0"/>
                      <a:ext cx="4558302" cy="2069179"/>
                    </a:xfrm>
                    <a:prstGeom prst="rect">
                      <a:avLst/>
                    </a:prstGeom>
                  </pic:spPr>
                </pic:pic>
              </a:graphicData>
            </a:graphic>
          </wp:inline>
        </w:drawing>
      </w:r>
    </w:p>
    <w:p w14:paraId="2B001122" w14:textId="77777777" w:rsidR="007D512B" w:rsidRDefault="00000000">
      <w:pPr>
        <w:jc w:val="center"/>
        <w:rPr>
          <w:i/>
          <w:iCs/>
          <w:sz w:val="28"/>
          <w:szCs w:val="28"/>
        </w:rPr>
      </w:pPr>
      <w:r>
        <w:rPr>
          <w:i/>
          <w:iCs/>
          <w:sz w:val="28"/>
          <w:szCs w:val="28"/>
        </w:rPr>
        <w:t xml:space="preserve">Hình 4.5: Confusion matrix trên tập test </w:t>
      </w:r>
    </w:p>
    <w:p w14:paraId="3C9E1EF7" w14:textId="77777777" w:rsidR="007D512B" w:rsidRDefault="00000000">
      <w:pPr>
        <w:jc w:val="center"/>
        <w:rPr>
          <w:sz w:val="28"/>
          <w:szCs w:val="28"/>
        </w:rPr>
      </w:pPr>
      <w:r>
        <w:rPr>
          <w:noProof/>
          <w:sz w:val="28"/>
          <w:szCs w:val="28"/>
        </w:rPr>
        <w:drawing>
          <wp:inline distT="0" distB="0" distL="0" distR="0" wp14:anchorId="1A852AA0" wp14:editId="01C10872">
            <wp:extent cx="4076700" cy="2506980"/>
            <wp:effectExtent l="0" t="0" r="0" b="7620"/>
            <wp:docPr id="109216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694" name="Picture 4" descr="A screenshot of a graph&#10;&#10;Description automatically generated"/>
                    <pic:cNvPicPr>
                      <a:picLocks noChangeAspect="1"/>
                    </pic:cNvPicPr>
                  </pic:nvPicPr>
                  <pic:blipFill>
                    <a:blip r:embed="rId37"/>
                    <a:stretch>
                      <a:fillRect/>
                    </a:stretch>
                  </pic:blipFill>
                  <pic:spPr>
                    <a:xfrm>
                      <a:off x="0" y="0"/>
                      <a:ext cx="4082140" cy="2510325"/>
                    </a:xfrm>
                    <a:prstGeom prst="rect">
                      <a:avLst/>
                    </a:prstGeom>
                  </pic:spPr>
                </pic:pic>
              </a:graphicData>
            </a:graphic>
          </wp:inline>
        </w:drawing>
      </w:r>
    </w:p>
    <w:p w14:paraId="1916CCDD" w14:textId="77777777" w:rsidR="007D512B" w:rsidRDefault="00000000">
      <w:pPr>
        <w:jc w:val="center"/>
        <w:rPr>
          <w:i/>
          <w:iCs/>
          <w:sz w:val="28"/>
          <w:szCs w:val="28"/>
        </w:rPr>
      </w:pPr>
      <w:r>
        <w:rPr>
          <w:i/>
          <w:iCs/>
          <w:sz w:val="28"/>
          <w:szCs w:val="28"/>
        </w:rPr>
        <w:t xml:space="preserve">Hình 4.6: Classification report trên tập test </w:t>
      </w:r>
    </w:p>
    <w:p w14:paraId="1ABDF9AD" w14:textId="77777777" w:rsidR="007D512B" w:rsidRDefault="00000000">
      <w:pPr>
        <w:jc w:val="center"/>
        <w:rPr>
          <w:sz w:val="28"/>
          <w:szCs w:val="28"/>
        </w:rPr>
      </w:pPr>
      <w:r>
        <w:rPr>
          <w:noProof/>
          <w:sz w:val="28"/>
          <w:szCs w:val="28"/>
        </w:rPr>
        <w:drawing>
          <wp:inline distT="0" distB="0" distL="0" distR="0" wp14:anchorId="656D9DBE" wp14:editId="39497D8C">
            <wp:extent cx="5481955" cy="670560"/>
            <wp:effectExtent l="0" t="0" r="4445" b="0"/>
            <wp:docPr id="617723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23347" name="Picture 5" descr="A screen shot of a computer&#10;&#10;Description automatically generated"/>
                    <pic:cNvPicPr>
                      <a:picLocks noChangeAspect="1"/>
                    </pic:cNvPicPr>
                  </pic:nvPicPr>
                  <pic:blipFill>
                    <a:blip r:embed="rId38"/>
                    <a:stretch>
                      <a:fillRect/>
                    </a:stretch>
                  </pic:blipFill>
                  <pic:spPr>
                    <a:xfrm>
                      <a:off x="0" y="0"/>
                      <a:ext cx="5498906" cy="672633"/>
                    </a:xfrm>
                    <a:prstGeom prst="rect">
                      <a:avLst/>
                    </a:prstGeom>
                  </pic:spPr>
                </pic:pic>
              </a:graphicData>
            </a:graphic>
          </wp:inline>
        </w:drawing>
      </w:r>
    </w:p>
    <w:p w14:paraId="05202EF4" w14:textId="77777777" w:rsidR="007D512B" w:rsidRDefault="00000000">
      <w:pPr>
        <w:jc w:val="center"/>
        <w:rPr>
          <w:i/>
          <w:iCs/>
          <w:sz w:val="28"/>
          <w:szCs w:val="28"/>
        </w:rPr>
      </w:pPr>
      <w:r>
        <w:rPr>
          <w:i/>
          <w:iCs/>
          <w:sz w:val="28"/>
          <w:szCs w:val="28"/>
        </w:rPr>
        <w:t xml:space="preserve">Hình 4.7: Accuracy trên tập test </w:t>
      </w:r>
    </w:p>
    <w:p w14:paraId="3EB5F698" w14:textId="77777777" w:rsidR="007D512B" w:rsidRDefault="00000000">
      <w:pPr>
        <w:pStyle w:val="Heading2"/>
        <w:rPr>
          <w:rFonts w:ascii="Times New Roman" w:hAnsi="Times New Roman" w:cs="Times New Roman"/>
          <w:b/>
          <w:bCs/>
          <w:color w:val="auto"/>
          <w:sz w:val="28"/>
          <w:szCs w:val="28"/>
        </w:rPr>
      </w:pPr>
      <w:bookmarkStart w:id="35" w:name="_Toc170492156"/>
      <w:r>
        <w:rPr>
          <w:rFonts w:ascii="Times New Roman" w:hAnsi="Times New Roman" w:cs="Times New Roman"/>
          <w:b/>
          <w:bCs/>
          <w:color w:val="auto"/>
          <w:sz w:val="28"/>
          <w:szCs w:val="28"/>
        </w:rPr>
        <w:t>4.4 Phân tích một vài mẫu sai</w:t>
      </w:r>
      <w:bookmarkEnd w:id="35"/>
    </w:p>
    <w:p w14:paraId="65C208A6" w14:textId="77777777" w:rsidR="007D512B" w:rsidRDefault="00000000">
      <w:pPr>
        <w:rPr>
          <w:sz w:val="28"/>
          <w:szCs w:val="28"/>
        </w:rPr>
      </w:pPr>
      <w:r>
        <w:rPr>
          <w:sz w:val="28"/>
          <w:szCs w:val="28"/>
        </w:rPr>
        <w:t xml:space="preserve">Đối với mô hình BERT, mô hình có thể học được ngữ cảnh nhưng khi gặp những mẫu câu mang hàm ý không rõ ràng, không thể hiện qua những dấu hiệu mà mô hình đã được học thì mô hình vẫn chưa nhận biết chính xác. </w:t>
      </w:r>
    </w:p>
    <w:tbl>
      <w:tblPr>
        <w:tblStyle w:val="TableGrid"/>
        <w:tblW w:w="0" w:type="auto"/>
        <w:tblLook w:val="04A0" w:firstRow="1" w:lastRow="0" w:firstColumn="1" w:lastColumn="0" w:noHBand="0" w:noVBand="1"/>
      </w:tblPr>
      <w:tblGrid>
        <w:gridCol w:w="3809"/>
        <w:gridCol w:w="1409"/>
        <w:gridCol w:w="1345"/>
        <w:gridCol w:w="3208"/>
      </w:tblGrid>
      <w:tr w:rsidR="007D512B" w14:paraId="67978DFD" w14:textId="77777777">
        <w:tc>
          <w:tcPr>
            <w:tcW w:w="2442" w:type="dxa"/>
          </w:tcPr>
          <w:p w14:paraId="5FD2A391" w14:textId="77777777" w:rsidR="007D512B" w:rsidRDefault="00000000">
            <w:pPr>
              <w:spacing w:line="240" w:lineRule="auto"/>
              <w:jc w:val="center"/>
              <w:rPr>
                <w:sz w:val="28"/>
                <w:szCs w:val="28"/>
              </w:rPr>
            </w:pPr>
            <w:r>
              <w:rPr>
                <w:sz w:val="28"/>
                <w:szCs w:val="28"/>
              </w:rPr>
              <w:lastRenderedPageBreak/>
              <w:t>Tweet</w:t>
            </w:r>
          </w:p>
        </w:tc>
        <w:tc>
          <w:tcPr>
            <w:tcW w:w="1522" w:type="dxa"/>
          </w:tcPr>
          <w:p w14:paraId="2ED9D4A8" w14:textId="77777777" w:rsidR="007D512B" w:rsidRDefault="00000000">
            <w:pPr>
              <w:spacing w:line="240" w:lineRule="auto"/>
              <w:jc w:val="center"/>
              <w:rPr>
                <w:sz w:val="28"/>
                <w:szCs w:val="28"/>
              </w:rPr>
            </w:pPr>
            <w:r>
              <w:rPr>
                <w:sz w:val="28"/>
                <w:szCs w:val="28"/>
              </w:rPr>
              <w:t>Nhãn dự đoán</w:t>
            </w:r>
          </w:p>
        </w:tc>
        <w:tc>
          <w:tcPr>
            <w:tcW w:w="1418" w:type="dxa"/>
          </w:tcPr>
          <w:p w14:paraId="75C008D8" w14:textId="77777777" w:rsidR="007D512B" w:rsidRDefault="00000000">
            <w:pPr>
              <w:spacing w:line="240" w:lineRule="auto"/>
              <w:jc w:val="center"/>
              <w:rPr>
                <w:sz w:val="28"/>
                <w:szCs w:val="28"/>
              </w:rPr>
            </w:pPr>
            <w:r>
              <w:rPr>
                <w:sz w:val="28"/>
                <w:szCs w:val="28"/>
              </w:rPr>
              <w:t>Nhãn thực tế</w:t>
            </w:r>
          </w:p>
        </w:tc>
        <w:tc>
          <w:tcPr>
            <w:tcW w:w="4111" w:type="dxa"/>
          </w:tcPr>
          <w:p w14:paraId="6320422C" w14:textId="77777777" w:rsidR="007D512B" w:rsidRDefault="00000000">
            <w:pPr>
              <w:spacing w:line="240" w:lineRule="auto"/>
              <w:jc w:val="center"/>
              <w:rPr>
                <w:sz w:val="28"/>
                <w:szCs w:val="28"/>
              </w:rPr>
            </w:pPr>
            <w:r>
              <w:rPr>
                <w:sz w:val="28"/>
                <w:szCs w:val="28"/>
              </w:rPr>
              <w:t>Nhận xét</w:t>
            </w:r>
          </w:p>
        </w:tc>
      </w:tr>
      <w:tr w:rsidR="007D512B" w14:paraId="4A4AE8AE" w14:textId="77777777">
        <w:tc>
          <w:tcPr>
            <w:tcW w:w="2442" w:type="dxa"/>
          </w:tcPr>
          <w:p w14:paraId="3C2F145A" w14:textId="77777777" w:rsidR="007D512B" w:rsidRDefault="00000000">
            <w:pPr>
              <w:spacing w:line="240" w:lineRule="auto"/>
              <w:rPr>
                <w:sz w:val="28"/>
                <w:szCs w:val="28"/>
              </w:rPr>
            </w:pPr>
            <w:r>
              <w:rPr>
                <w:sz w:val="28"/>
                <w:szCs w:val="28"/>
              </w:rPr>
              <w:t xml:space="preserve">FIX IT </w:t>
            </w:r>
            <w:proofErr w:type="gramStart"/>
            <w:r>
              <w:rPr>
                <w:sz w:val="28"/>
                <w:szCs w:val="28"/>
              </w:rPr>
              <w:t>JESUS !</w:t>
            </w:r>
            <w:proofErr w:type="gramEnd"/>
            <w:r>
              <w:rPr>
                <w:sz w:val="28"/>
                <w:szCs w:val="28"/>
              </w:rPr>
              <w:t xml:space="preserve"> Please FIX </w:t>
            </w:r>
            <w:proofErr w:type="gramStart"/>
            <w:r>
              <w:rPr>
                <w:sz w:val="28"/>
                <w:szCs w:val="28"/>
              </w:rPr>
              <w:t>IT !</w:t>
            </w:r>
            <w:proofErr w:type="gramEnd"/>
            <w:r>
              <w:rPr>
                <w:sz w:val="28"/>
                <w:szCs w:val="28"/>
              </w:rPr>
              <w:t xml:space="preserve"> What In the world is going on here.  @PlayStation @AskPlayStation @Playstationsup @Treyarch @CallofDuty negative 345 silver wolf error code pic.twitter.com/ziRyhrf59Q</w:t>
            </w:r>
          </w:p>
        </w:tc>
        <w:tc>
          <w:tcPr>
            <w:tcW w:w="1522" w:type="dxa"/>
          </w:tcPr>
          <w:p w14:paraId="752C9AAE" w14:textId="77777777" w:rsidR="007D512B" w:rsidRDefault="00000000">
            <w:pPr>
              <w:spacing w:line="240" w:lineRule="auto"/>
              <w:rPr>
                <w:sz w:val="28"/>
                <w:szCs w:val="28"/>
              </w:rPr>
            </w:pPr>
            <w:r>
              <w:rPr>
                <w:sz w:val="28"/>
                <w:szCs w:val="28"/>
              </w:rPr>
              <w:t>Positive</w:t>
            </w:r>
          </w:p>
        </w:tc>
        <w:tc>
          <w:tcPr>
            <w:tcW w:w="1418" w:type="dxa"/>
          </w:tcPr>
          <w:p w14:paraId="4B370B2F" w14:textId="77777777" w:rsidR="007D512B" w:rsidRDefault="00000000">
            <w:pPr>
              <w:spacing w:line="240" w:lineRule="auto"/>
              <w:rPr>
                <w:sz w:val="28"/>
                <w:szCs w:val="28"/>
              </w:rPr>
            </w:pPr>
            <w:r>
              <w:rPr>
                <w:sz w:val="28"/>
                <w:szCs w:val="28"/>
              </w:rPr>
              <w:t>Negative</w:t>
            </w:r>
          </w:p>
        </w:tc>
        <w:tc>
          <w:tcPr>
            <w:tcW w:w="4111" w:type="dxa"/>
          </w:tcPr>
          <w:p w14:paraId="19B4DB39" w14:textId="77777777" w:rsidR="007D512B" w:rsidRDefault="00000000">
            <w:pPr>
              <w:spacing w:line="240" w:lineRule="auto"/>
              <w:rPr>
                <w:sz w:val="28"/>
                <w:szCs w:val="28"/>
              </w:rPr>
            </w:pPr>
            <w:r>
              <w:rPr>
                <w:sz w:val="28"/>
                <w:szCs w:val="28"/>
              </w:rPr>
              <w:t>Cụm từ " FIX IT JESUS! Please FIX IT biểu thị sự thất vọng hoặc cấp bách, gợi ý một vấn đề cần giải quyết ngay lập tức. Việc sử dụng "Chuyện gì đang xảy ra ở đây" và việc đề cập đến mã lỗi càng nhấn mạnh thêm sự không hài lòng của người dùng. Bất chấp những tín hiệu tiêu cực rõ ràng này, một mô hình có thể phân loại sai nó thành tích cực do dấu chấm than và có thể hiểu sai "FIX IT" là hành động chủ động hoặc tích cực.</w:t>
            </w:r>
          </w:p>
        </w:tc>
      </w:tr>
      <w:tr w:rsidR="007D512B" w14:paraId="42D9380D" w14:textId="77777777">
        <w:tc>
          <w:tcPr>
            <w:tcW w:w="2442" w:type="dxa"/>
          </w:tcPr>
          <w:p w14:paraId="36CD4649" w14:textId="77777777" w:rsidR="007D512B" w:rsidRDefault="00000000">
            <w:pPr>
              <w:spacing w:line="240" w:lineRule="auto"/>
              <w:rPr>
                <w:sz w:val="28"/>
                <w:szCs w:val="28"/>
              </w:rPr>
            </w:pPr>
            <w:r>
              <w:rPr>
                <w:sz w:val="28"/>
                <w:szCs w:val="28"/>
              </w:rPr>
              <w:t xml:space="preserve">The new @CallofDuty for ps5 is </w:t>
            </w:r>
            <w:r>
              <w:rPr>
                <w:rFonts w:ascii="Segoe UI Emoji" w:hAnsi="Segoe UI Emoji" w:cs="Segoe UI Emoji"/>
                <w:sz w:val="28"/>
                <w:szCs w:val="28"/>
              </w:rPr>
              <w:t>🔥🔥🔥🔥</w:t>
            </w:r>
          </w:p>
        </w:tc>
        <w:tc>
          <w:tcPr>
            <w:tcW w:w="1522" w:type="dxa"/>
          </w:tcPr>
          <w:p w14:paraId="7C0E27A5" w14:textId="77777777" w:rsidR="007D512B" w:rsidRDefault="00000000">
            <w:pPr>
              <w:spacing w:line="240" w:lineRule="auto"/>
              <w:rPr>
                <w:sz w:val="28"/>
                <w:szCs w:val="28"/>
              </w:rPr>
            </w:pPr>
            <w:r>
              <w:rPr>
                <w:sz w:val="28"/>
                <w:szCs w:val="28"/>
              </w:rPr>
              <w:t>Positive</w:t>
            </w:r>
          </w:p>
        </w:tc>
        <w:tc>
          <w:tcPr>
            <w:tcW w:w="1418" w:type="dxa"/>
          </w:tcPr>
          <w:p w14:paraId="4613EFEF" w14:textId="77777777" w:rsidR="007D512B" w:rsidRDefault="00000000">
            <w:pPr>
              <w:spacing w:line="240" w:lineRule="auto"/>
              <w:rPr>
                <w:sz w:val="28"/>
                <w:szCs w:val="28"/>
              </w:rPr>
            </w:pPr>
            <w:r>
              <w:rPr>
                <w:sz w:val="28"/>
                <w:szCs w:val="28"/>
              </w:rPr>
              <w:t>Negative</w:t>
            </w:r>
          </w:p>
        </w:tc>
        <w:tc>
          <w:tcPr>
            <w:tcW w:w="4111" w:type="dxa"/>
          </w:tcPr>
          <w:p w14:paraId="05E87B92" w14:textId="77777777" w:rsidR="007D512B" w:rsidRDefault="00000000">
            <w:pPr>
              <w:spacing w:line="240" w:lineRule="auto"/>
              <w:rPr>
                <w:sz w:val="28"/>
                <w:szCs w:val="28"/>
              </w:rPr>
            </w:pPr>
            <w:r>
              <w:rPr>
                <w:color w:val="0F2149"/>
                <w:sz w:val="28"/>
                <w:szCs w:val="28"/>
                <w:shd w:val="clear" w:color="auto" w:fill="FFFFFF"/>
              </w:rPr>
              <w:t>Cụm từ "</w:t>
            </w:r>
            <w:r>
              <w:rPr>
                <w:sz w:val="28"/>
                <w:szCs w:val="28"/>
              </w:rPr>
              <w:t xml:space="preserve"> The new @CallofDuty for ps5 is </w:t>
            </w:r>
            <w:r>
              <w:rPr>
                <w:rFonts w:ascii="Segoe UI Emoji" w:hAnsi="Segoe UI Emoji" w:cs="Segoe UI Emoji"/>
                <w:sz w:val="28"/>
                <w:szCs w:val="28"/>
              </w:rPr>
              <w:t>🔥🔥🔥🔥</w:t>
            </w:r>
            <w:r>
              <w:rPr>
                <w:color w:val="0F2149"/>
                <w:sz w:val="28"/>
                <w:szCs w:val="28"/>
                <w:shd w:val="clear" w:color="auto" w:fill="FFFFFF"/>
              </w:rPr>
              <w:t xml:space="preserve"> " rõ ràng là mang tính tích cực vì nó sử dụng biểu tượng cảm xúc lửa để thể hiện sự phấn khích và tán thành. Nhưng ở đây có lẽ đã sai ở việc gán nhãn dữ liệu là Negative</w:t>
            </w:r>
          </w:p>
        </w:tc>
      </w:tr>
      <w:tr w:rsidR="007D512B" w14:paraId="70AE6985" w14:textId="77777777">
        <w:tc>
          <w:tcPr>
            <w:tcW w:w="2442" w:type="dxa"/>
          </w:tcPr>
          <w:p w14:paraId="2248246A" w14:textId="77777777" w:rsidR="007D512B" w:rsidRDefault="00000000">
            <w:pPr>
              <w:spacing w:line="240" w:lineRule="auto"/>
              <w:rPr>
                <w:sz w:val="28"/>
                <w:szCs w:val="28"/>
              </w:rPr>
            </w:pPr>
            <w:r>
              <w:rPr>
                <w:sz w:val="28"/>
                <w:szCs w:val="28"/>
              </w:rPr>
              <w:t>I’m addicted to call of duty mobile</w:t>
            </w:r>
            <w:r>
              <w:rPr>
                <w:rFonts w:ascii="Segoe UI Emoji" w:hAnsi="Segoe UI Emoji" w:cs="Segoe UI Emoji"/>
                <w:sz w:val="28"/>
                <w:szCs w:val="28"/>
              </w:rPr>
              <w:t>😅</w:t>
            </w:r>
          </w:p>
        </w:tc>
        <w:tc>
          <w:tcPr>
            <w:tcW w:w="1522" w:type="dxa"/>
          </w:tcPr>
          <w:p w14:paraId="44A9BA3E" w14:textId="77777777" w:rsidR="007D512B" w:rsidRDefault="00000000">
            <w:pPr>
              <w:spacing w:line="240" w:lineRule="auto"/>
              <w:rPr>
                <w:sz w:val="28"/>
                <w:szCs w:val="28"/>
              </w:rPr>
            </w:pPr>
            <w:r>
              <w:rPr>
                <w:sz w:val="28"/>
                <w:szCs w:val="28"/>
              </w:rPr>
              <w:t>Positive</w:t>
            </w:r>
          </w:p>
        </w:tc>
        <w:tc>
          <w:tcPr>
            <w:tcW w:w="1418" w:type="dxa"/>
          </w:tcPr>
          <w:p w14:paraId="3E5ABE28" w14:textId="77777777" w:rsidR="007D512B" w:rsidRDefault="00000000">
            <w:pPr>
              <w:spacing w:line="240" w:lineRule="auto"/>
              <w:rPr>
                <w:sz w:val="28"/>
                <w:szCs w:val="28"/>
              </w:rPr>
            </w:pPr>
            <w:r>
              <w:rPr>
                <w:sz w:val="28"/>
                <w:szCs w:val="28"/>
              </w:rPr>
              <w:t>Negative</w:t>
            </w:r>
          </w:p>
        </w:tc>
        <w:tc>
          <w:tcPr>
            <w:tcW w:w="4111" w:type="dxa"/>
          </w:tcPr>
          <w:p w14:paraId="3A3DD202" w14:textId="77777777" w:rsidR="007D512B" w:rsidRDefault="00000000">
            <w:pPr>
              <w:spacing w:line="240" w:lineRule="auto"/>
              <w:rPr>
                <w:sz w:val="28"/>
                <w:szCs w:val="28"/>
              </w:rPr>
            </w:pPr>
            <w:r>
              <w:rPr>
                <w:sz w:val="28"/>
                <w:szCs w:val="28"/>
              </w:rPr>
              <w:t>Trong câu tweet trên từ addicted mang nghĩa tiêu cực là nghiện và cụ thể là nghiện trò chơi call of duty nhưng cuối câu lại có icon vui vẻ tích cực nên mô hình đã dự đoán sai</w:t>
            </w:r>
          </w:p>
        </w:tc>
      </w:tr>
      <w:tr w:rsidR="007D512B" w14:paraId="75CF5FCC" w14:textId="77777777">
        <w:tc>
          <w:tcPr>
            <w:tcW w:w="2442" w:type="dxa"/>
          </w:tcPr>
          <w:p w14:paraId="6E130880" w14:textId="77777777" w:rsidR="007D512B" w:rsidRDefault="00000000">
            <w:pPr>
              <w:spacing w:line="240" w:lineRule="auto"/>
              <w:rPr>
                <w:sz w:val="28"/>
                <w:szCs w:val="28"/>
              </w:rPr>
            </w:pPr>
            <w:r>
              <w:rPr>
                <w:sz w:val="28"/>
                <w:szCs w:val="28"/>
              </w:rPr>
              <w:t>Seems like #Playstation has the marketing deal for #CallOfDutyBlackOpsColdWar</w:t>
            </w:r>
          </w:p>
        </w:tc>
        <w:tc>
          <w:tcPr>
            <w:tcW w:w="1522" w:type="dxa"/>
          </w:tcPr>
          <w:p w14:paraId="6B3A19FF" w14:textId="77777777" w:rsidR="007D512B" w:rsidRDefault="00000000">
            <w:pPr>
              <w:spacing w:line="240" w:lineRule="auto"/>
              <w:rPr>
                <w:sz w:val="28"/>
                <w:szCs w:val="28"/>
              </w:rPr>
            </w:pPr>
            <w:r>
              <w:rPr>
                <w:sz w:val="28"/>
                <w:szCs w:val="28"/>
              </w:rPr>
              <w:t>Negative</w:t>
            </w:r>
          </w:p>
        </w:tc>
        <w:tc>
          <w:tcPr>
            <w:tcW w:w="1418" w:type="dxa"/>
          </w:tcPr>
          <w:p w14:paraId="2F044373" w14:textId="77777777" w:rsidR="007D512B" w:rsidRDefault="00000000">
            <w:pPr>
              <w:spacing w:line="240" w:lineRule="auto"/>
              <w:rPr>
                <w:sz w:val="28"/>
                <w:szCs w:val="28"/>
              </w:rPr>
            </w:pPr>
            <w:r>
              <w:rPr>
                <w:sz w:val="28"/>
                <w:szCs w:val="28"/>
              </w:rPr>
              <w:t>Neutral</w:t>
            </w:r>
          </w:p>
        </w:tc>
        <w:tc>
          <w:tcPr>
            <w:tcW w:w="4111" w:type="dxa"/>
          </w:tcPr>
          <w:p w14:paraId="519C5756" w14:textId="77777777" w:rsidR="007D512B" w:rsidRDefault="00000000">
            <w:pPr>
              <w:spacing w:line="240" w:lineRule="auto"/>
              <w:rPr>
                <w:sz w:val="28"/>
                <w:szCs w:val="28"/>
              </w:rPr>
            </w:pPr>
            <w:r>
              <w:rPr>
                <w:sz w:val="28"/>
                <w:szCs w:val="28"/>
              </w:rPr>
              <w:t xml:space="preserve">Câu tweet chỉ đơn giản là sự thỏa thuận của PlayStation cho Call </w:t>
            </w:r>
            <w:proofErr w:type="gramStart"/>
            <w:r>
              <w:rPr>
                <w:sz w:val="28"/>
                <w:szCs w:val="28"/>
              </w:rPr>
              <w:t>Of</w:t>
            </w:r>
            <w:proofErr w:type="gramEnd"/>
            <w:r>
              <w:rPr>
                <w:sz w:val="28"/>
                <w:szCs w:val="28"/>
              </w:rPr>
              <w:t xml:space="preserve"> Duty tuy nhiên mô hình </w:t>
            </w:r>
            <w:r>
              <w:rPr>
                <w:sz w:val="28"/>
                <w:szCs w:val="28"/>
              </w:rPr>
              <w:lastRenderedPageBreak/>
              <w:t>lại gán nhãn cho câu là Negative.</w:t>
            </w:r>
          </w:p>
        </w:tc>
      </w:tr>
      <w:tr w:rsidR="007D512B" w14:paraId="0AB72804" w14:textId="77777777">
        <w:tc>
          <w:tcPr>
            <w:tcW w:w="2442" w:type="dxa"/>
          </w:tcPr>
          <w:p w14:paraId="2F9B01FB" w14:textId="77777777" w:rsidR="007D512B" w:rsidRDefault="00000000">
            <w:pPr>
              <w:spacing w:line="240" w:lineRule="auto"/>
              <w:rPr>
                <w:sz w:val="28"/>
                <w:szCs w:val="28"/>
              </w:rPr>
            </w:pPr>
            <w:r>
              <w:rPr>
                <w:sz w:val="28"/>
                <w:szCs w:val="28"/>
              </w:rPr>
              <w:lastRenderedPageBreak/>
              <w:t>the ps5 got fortnite? alr rip xbox</w:t>
            </w:r>
          </w:p>
        </w:tc>
        <w:tc>
          <w:tcPr>
            <w:tcW w:w="1522" w:type="dxa"/>
          </w:tcPr>
          <w:p w14:paraId="68A7D12C" w14:textId="77777777" w:rsidR="007D512B" w:rsidRDefault="00000000">
            <w:pPr>
              <w:spacing w:line="240" w:lineRule="auto"/>
              <w:rPr>
                <w:sz w:val="28"/>
                <w:szCs w:val="28"/>
              </w:rPr>
            </w:pPr>
            <w:r>
              <w:rPr>
                <w:sz w:val="28"/>
                <w:szCs w:val="28"/>
              </w:rPr>
              <w:t>Negative</w:t>
            </w:r>
          </w:p>
        </w:tc>
        <w:tc>
          <w:tcPr>
            <w:tcW w:w="1418" w:type="dxa"/>
          </w:tcPr>
          <w:p w14:paraId="091080C5" w14:textId="77777777" w:rsidR="007D512B" w:rsidRDefault="00000000">
            <w:pPr>
              <w:spacing w:line="240" w:lineRule="auto"/>
              <w:rPr>
                <w:sz w:val="28"/>
                <w:szCs w:val="28"/>
              </w:rPr>
            </w:pPr>
            <w:r>
              <w:rPr>
                <w:sz w:val="28"/>
                <w:szCs w:val="28"/>
              </w:rPr>
              <w:t>Positive</w:t>
            </w:r>
          </w:p>
        </w:tc>
        <w:tc>
          <w:tcPr>
            <w:tcW w:w="4111" w:type="dxa"/>
          </w:tcPr>
          <w:p w14:paraId="5928BBBD" w14:textId="77777777" w:rsidR="007D512B" w:rsidRDefault="00000000">
            <w:pPr>
              <w:spacing w:line="240" w:lineRule="auto"/>
              <w:rPr>
                <w:sz w:val="28"/>
                <w:szCs w:val="28"/>
              </w:rPr>
            </w:pPr>
            <w:r>
              <w:rPr>
                <w:sz w:val="28"/>
                <w:szCs w:val="28"/>
              </w:rPr>
              <w:t>Câu "PS5 đã có Fortnite? Tốt rồi, thôi thì Xbox." có thể hiểu là người nói đang đưa ra sự so sánh giữa hai hệ máy chơi game PS5 và Xbox, và việc Fortnite xuất hiện trên PS5 có thể làm cho người chơi lựa chọn PS5 hơn. Do đó có thể có sự hiểu nhầm cảm xúc là sự tiếc nuối dành cho xbox</w:t>
            </w:r>
          </w:p>
        </w:tc>
      </w:tr>
    </w:tbl>
    <w:p w14:paraId="2F86D993" w14:textId="77777777" w:rsidR="007D512B" w:rsidRDefault="007D512B">
      <w:pPr>
        <w:rPr>
          <w:sz w:val="28"/>
          <w:szCs w:val="28"/>
        </w:rPr>
      </w:pPr>
    </w:p>
    <w:p w14:paraId="6355B81D" w14:textId="77777777" w:rsidR="007D512B" w:rsidRDefault="007D512B">
      <w:pPr>
        <w:rPr>
          <w:sz w:val="28"/>
          <w:szCs w:val="28"/>
        </w:rPr>
      </w:pPr>
    </w:p>
    <w:p w14:paraId="6A8516F6" w14:textId="77777777" w:rsidR="007D512B" w:rsidRDefault="007D512B">
      <w:pPr>
        <w:rPr>
          <w:sz w:val="28"/>
          <w:szCs w:val="28"/>
        </w:rPr>
      </w:pPr>
    </w:p>
    <w:p w14:paraId="0ECEC0D3" w14:textId="77777777" w:rsidR="007D512B" w:rsidRDefault="007D512B">
      <w:pPr>
        <w:rPr>
          <w:sz w:val="28"/>
          <w:szCs w:val="28"/>
        </w:rPr>
      </w:pPr>
    </w:p>
    <w:p w14:paraId="2CC80FE2" w14:textId="77777777" w:rsidR="007D512B" w:rsidRDefault="007D512B">
      <w:pPr>
        <w:rPr>
          <w:sz w:val="28"/>
          <w:szCs w:val="28"/>
        </w:rPr>
      </w:pPr>
    </w:p>
    <w:p w14:paraId="1216118B" w14:textId="77777777" w:rsidR="007D512B" w:rsidRDefault="007D512B">
      <w:pPr>
        <w:rPr>
          <w:sz w:val="28"/>
          <w:szCs w:val="28"/>
        </w:rPr>
      </w:pPr>
    </w:p>
    <w:p w14:paraId="73ABBD10" w14:textId="77777777" w:rsidR="007D512B" w:rsidRDefault="007D512B">
      <w:pPr>
        <w:rPr>
          <w:sz w:val="28"/>
          <w:szCs w:val="28"/>
        </w:rPr>
      </w:pPr>
    </w:p>
    <w:p w14:paraId="1E80F82A" w14:textId="77777777" w:rsidR="007D512B" w:rsidRDefault="007D512B">
      <w:pPr>
        <w:rPr>
          <w:sz w:val="28"/>
          <w:szCs w:val="28"/>
        </w:rPr>
      </w:pPr>
    </w:p>
    <w:p w14:paraId="54BD25B8" w14:textId="77777777" w:rsidR="007D512B" w:rsidRDefault="007D512B">
      <w:pPr>
        <w:rPr>
          <w:sz w:val="28"/>
          <w:szCs w:val="28"/>
        </w:rPr>
      </w:pPr>
    </w:p>
    <w:p w14:paraId="775CE21A" w14:textId="77777777" w:rsidR="007D512B" w:rsidRDefault="007D512B">
      <w:pPr>
        <w:rPr>
          <w:sz w:val="28"/>
          <w:szCs w:val="28"/>
        </w:rPr>
      </w:pPr>
    </w:p>
    <w:p w14:paraId="415AEC9E" w14:textId="77777777" w:rsidR="007D512B" w:rsidRDefault="007D512B">
      <w:pPr>
        <w:rPr>
          <w:sz w:val="28"/>
          <w:szCs w:val="28"/>
        </w:rPr>
      </w:pPr>
    </w:p>
    <w:p w14:paraId="583435E6" w14:textId="77777777" w:rsidR="007D512B" w:rsidRDefault="00000000">
      <w:pPr>
        <w:pStyle w:val="Heading1"/>
        <w:jc w:val="center"/>
        <w:rPr>
          <w:rFonts w:ascii="Times New Roman" w:hAnsi="Times New Roman" w:cs="Times New Roman"/>
          <w:color w:val="auto"/>
        </w:rPr>
      </w:pPr>
      <w:bookmarkStart w:id="36" w:name="_Toc170492157"/>
      <w:bookmarkEnd w:id="29"/>
      <w:r>
        <w:rPr>
          <w:rFonts w:ascii="Times New Roman" w:hAnsi="Times New Roman" w:cs="Times New Roman"/>
          <w:color w:val="auto"/>
        </w:rPr>
        <w:lastRenderedPageBreak/>
        <w:t xml:space="preserve">Phần 5: </w:t>
      </w:r>
      <w:r>
        <w:rPr>
          <w:rFonts w:ascii="Times New Roman" w:hAnsi="Times New Roman" w:cs="Times New Roman"/>
          <w:color w:val="auto"/>
        </w:rPr>
        <w:br/>
        <w:t>KẾT LUẬN</w:t>
      </w:r>
      <w:bookmarkEnd w:id="36"/>
    </w:p>
    <w:p w14:paraId="6604A3DA" w14:textId="77777777" w:rsidR="007D512B" w:rsidRDefault="00000000">
      <w:pPr>
        <w:jc w:val="both"/>
        <w:rPr>
          <w:bCs/>
          <w:sz w:val="28"/>
          <w:szCs w:val="28"/>
        </w:rPr>
      </w:pPr>
      <w:r>
        <w:rPr>
          <w:bCs/>
          <w:sz w:val="28"/>
          <w:szCs w:val="28"/>
        </w:rPr>
        <w:t>Nghiên cứu này tập trung vào việc áp dụng mô hình BERT để phân tích và phân loại cảm xúc từ dữ liệu văn bản, một bài toán quan trọng trong lĩnh vực xử lý ngôn ngữ tự nhiên và khoa học dữ liệu. Chúng em đã tiến hành các bước chuẩn bị dữ liệu chi tiết như tiền xử lý, loại bỏ dữ liệu không hợp lệ và các mẫu trùng lặp, sau đó tập trung vào các mẫu dữ liệu có nhãn cảm xúc mang tính ý nghĩa.</w:t>
      </w:r>
    </w:p>
    <w:p w14:paraId="5B0EC03B" w14:textId="77777777" w:rsidR="007D512B" w:rsidRDefault="00000000">
      <w:pPr>
        <w:jc w:val="both"/>
        <w:rPr>
          <w:bCs/>
          <w:sz w:val="28"/>
          <w:szCs w:val="28"/>
        </w:rPr>
      </w:pPr>
      <w:r>
        <w:rPr>
          <w:bCs/>
          <w:sz w:val="28"/>
          <w:szCs w:val="28"/>
        </w:rPr>
        <w:t>Thử nghiệm và đánh giá mô hình BERT trên các tập dữ liệu đã cân bằng cho thấy kết quả vô cùng khả quan. Mô hình đã đạt được hiệu suất cao với các chỉ số precision, recall và F1-score, những chỉ số này là độ đo quan trọng để đánh giá khả năng phân loại chính xác của mô hình. Điều này cho thấy mô hình BERT không chỉ đáp ứng được yêu cầu phân loại cảm xúc mà còn cải thiện hiệu quả công việc phân tích dữ liệu văn bản so với các phương pháp truyền thống.</w:t>
      </w:r>
    </w:p>
    <w:p w14:paraId="5FF16FB3" w14:textId="77777777" w:rsidR="007D512B" w:rsidRDefault="00000000">
      <w:pPr>
        <w:jc w:val="both"/>
        <w:rPr>
          <w:bCs/>
          <w:sz w:val="28"/>
          <w:szCs w:val="28"/>
        </w:rPr>
      </w:pPr>
      <w:r>
        <w:rPr>
          <w:bCs/>
          <w:sz w:val="28"/>
          <w:szCs w:val="28"/>
        </w:rPr>
        <w:t>Ngoài ra, việc áp dụng thành công mô hình BERT trong phân tích cảm xúc từ dữ liệu văn bản còn mở ra nhiều triển vọng trong ứng dụng thực tế. Ví dụ, nó có thể được áp dụng để tổng hợp và đánh giá phản hồi từ khách hàng, phân tích tình hình thị trường, và cải thiện trải nghiệm người dùng trong các dịch vụ trực tuyến. Điều này đem lại giá trị lớn cho các tổ chức và doanh nghiệp trong việc nắm bắt ý kiến công khai và dự báo xu hướng thị trường một cách hiệu quả hơn.</w:t>
      </w:r>
    </w:p>
    <w:p w14:paraId="4C56FED1" w14:textId="77777777" w:rsidR="007D512B" w:rsidRDefault="00000000">
      <w:pPr>
        <w:jc w:val="both"/>
        <w:rPr>
          <w:b/>
          <w:sz w:val="28"/>
          <w:szCs w:val="28"/>
        </w:rPr>
      </w:pPr>
      <w:r>
        <w:rPr>
          <w:bCs/>
          <w:sz w:val="28"/>
          <w:szCs w:val="28"/>
        </w:rPr>
        <w:t>Tóm lại, nghiên cứu này đã minh chứng sự hiệu quả và tiềm năng của mô hình BERT trong việc phân tích và phân loại cảm xúc từ dữ liệu văn bản, đồng thời khẳng định vai trò quan trọng của học máy và xử lý ngôn ngữ tự nhiên trong thời đại số ngày nay.</w:t>
      </w:r>
      <w:r>
        <w:rPr>
          <w:b/>
          <w:sz w:val="28"/>
          <w:szCs w:val="28"/>
        </w:rPr>
        <w:br w:type="page"/>
      </w:r>
    </w:p>
    <w:p w14:paraId="407A7B22" w14:textId="77777777" w:rsidR="007D512B" w:rsidRDefault="00000000">
      <w:pPr>
        <w:pStyle w:val="Heading1"/>
        <w:jc w:val="center"/>
        <w:rPr>
          <w:rFonts w:ascii="Times New Roman" w:hAnsi="Times New Roman" w:cs="Times New Roman"/>
          <w:color w:val="auto"/>
        </w:rPr>
      </w:pPr>
      <w:bookmarkStart w:id="37" w:name="_Toc113449151"/>
      <w:bookmarkStart w:id="38" w:name="_Toc170492158"/>
      <w:r>
        <w:rPr>
          <w:rFonts w:ascii="Times New Roman" w:hAnsi="Times New Roman" w:cs="Times New Roman"/>
          <w:color w:val="auto"/>
        </w:rPr>
        <w:lastRenderedPageBreak/>
        <w:t>TÀI LIỆU THAM KHẢO</w:t>
      </w:r>
      <w:bookmarkEnd w:id="37"/>
      <w:bookmarkEnd w:id="38"/>
    </w:p>
    <w:p w14:paraId="35D28DB6" w14:textId="77777777" w:rsidR="007D512B" w:rsidRDefault="00000000">
      <w:pPr>
        <w:tabs>
          <w:tab w:val="left" w:pos="567"/>
        </w:tabs>
        <w:ind w:left="709" w:hanging="425"/>
        <w:jc w:val="both"/>
        <w:rPr>
          <w:sz w:val="28"/>
          <w:szCs w:val="28"/>
        </w:rPr>
      </w:pPr>
      <w:r>
        <w:rPr>
          <w:sz w:val="28"/>
          <w:szCs w:val="28"/>
        </w:rPr>
        <w:t>[1] Phạm Hữu Quang, Hiểu hơn về BERT: Bước nhảy lớn của Google</w:t>
      </w:r>
    </w:p>
    <w:p w14:paraId="69934818" w14:textId="77777777" w:rsidR="007D512B" w:rsidRDefault="00000000">
      <w:pPr>
        <w:tabs>
          <w:tab w:val="left" w:pos="567"/>
        </w:tabs>
        <w:ind w:left="709" w:hanging="425"/>
        <w:jc w:val="both"/>
        <w:rPr>
          <w:sz w:val="28"/>
          <w:szCs w:val="28"/>
        </w:rPr>
      </w:pPr>
      <w:hyperlink r:id="rId39" w:history="1">
        <w:r>
          <w:rPr>
            <w:rStyle w:val="Hyperlink"/>
            <w:sz w:val="28"/>
            <w:szCs w:val="28"/>
          </w:rPr>
          <w:t>https://viblo.asia/p/hieu-hon-ve-bert-buoc-nhay-lon-cua-google-eW65GANOZDO</w:t>
        </w:r>
      </w:hyperlink>
    </w:p>
    <w:p w14:paraId="5241BDC6" w14:textId="77777777" w:rsidR="007D512B" w:rsidRDefault="00000000">
      <w:pPr>
        <w:tabs>
          <w:tab w:val="left" w:pos="567"/>
        </w:tabs>
        <w:ind w:left="709" w:hanging="425"/>
        <w:jc w:val="both"/>
        <w:rPr>
          <w:sz w:val="28"/>
          <w:szCs w:val="28"/>
        </w:rPr>
      </w:pPr>
      <w:r>
        <w:rPr>
          <w:sz w:val="28"/>
          <w:szCs w:val="28"/>
        </w:rPr>
        <w:t>[2] Kaggle</w:t>
      </w:r>
    </w:p>
    <w:p w14:paraId="3F1A34D7" w14:textId="77777777" w:rsidR="007D512B" w:rsidRDefault="00000000">
      <w:pPr>
        <w:tabs>
          <w:tab w:val="left" w:pos="567"/>
        </w:tabs>
        <w:ind w:left="709" w:hanging="425"/>
        <w:jc w:val="both"/>
        <w:rPr>
          <w:rStyle w:val="Hyperlink"/>
          <w:sz w:val="28"/>
          <w:szCs w:val="28"/>
        </w:rPr>
      </w:pPr>
      <w:r>
        <w:rPr>
          <w:rStyle w:val="Hyperlink"/>
          <w:sz w:val="28"/>
          <w:szCs w:val="28"/>
        </w:rPr>
        <w:t>https://www.kaggle.com/code/ludovicocuoghi/twitter-sentiment-analysis-with-bert-vs-roberta/notebook</w:t>
      </w:r>
    </w:p>
    <w:p w14:paraId="6B69E2C3" w14:textId="77777777" w:rsidR="007D512B" w:rsidRDefault="00000000">
      <w:pPr>
        <w:tabs>
          <w:tab w:val="left" w:pos="567"/>
        </w:tabs>
        <w:ind w:firstLine="284"/>
        <w:jc w:val="both"/>
        <w:rPr>
          <w:sz w:val="28"/>
          <w:szCs w:val="28"/>
        </w:rPr>
      </w:pPr>
      <w:r>
        <w:rPr>
          <w:sz w:val="28"/>
          <w:szCs w:val="28"/>
        </w:rPr>
        <w:t>[3] Pham Dinh Khanh, Bert Model</w:t>
      </w:r>
    </w:p>
    <w:p w14:paraId="582D37B1" w14:textId="77777777" w:rsidR="007D512B" w:rsidRDefault="00000000">
      <w:pPr>
        <w:tabs>
          <w:tab w:val="left" w:pos="567"/>
        </w:tabs>
        <w:ind w:firstLine="284"/>
        <w:jc w:val="both"/>
        <w:rPr>
          <w:sz w:val="28"/>
          <w:szCs w:val="28"/>
        </w:rPr>
      </w:pPr>
      <w:hyperlink r:id="rId40" w:history="1">
        <w:r>
          <w:rPr>
            <w:rStyle w:val="Hyperlink"/>
            <w:sz w:val="28"/>
            <w:szCs w:val="28"/>
          </w:rPr>
          <w:t>https://phamdinhkhanh.github.io/2020/05/23/BERTModel.html</w:t>
        </w:r>
      </w:hyperlink>
    </w:p>
    <w:p w14:paraId="59BE6E05" w14:textId="77777777" w:rsidR="007D512B" w:rsidRDefault="00000000">
      <w:pPr>
        <w:tabs>
          <w:tab w:val="left" w:pos="567"/>
        </w:tabs>
        <w:ind w:firstLine="284"/>
        <w:jc w:val="both"/>
        <w:rPr>
          <w:sz w:val="28"/>
          <w:szCs w:val="28"/>
        </w:rPr>
      </w:pPr>
      <w:r>
        <w:rPr>
          <w:sz w:val="28"/>
          <w:szCs w:val="28"/>
        </w:rPr>
        <w:t>[4] Pham Dinh Khanh, Attention is all you need</w:t>
      </w:r>
    </w:p>
    <w:p w14:paraId="798FA528" w14:textId="77777777" w:rsidR="007D512B" w:rsidRDefault="00000000">
      <w:pPr>
        <w:tabs>
          <w:tab w:val="left" w:pos="567"/>
        </w:tabs>
        <w:ind w:firstLine="284"/>
        <w:jc w:val="both"/>
        <w:rPr>
          <w:sz w:val="28"/>
          <w:szCs w:val="28"/>
        </w:rPr>
      </w:pPr>
      <w:hyperlink r:id="rId41" w:history="1">
        <w:r>
          <w:rPr>
            <w:rStyle w:val="Hyperlink"/>
            <w:sz w:val="28"/>
            <w:szCs w:val="28"/>
          </w:rPr>
          <w:t>https://phamdinhkhanh.github.io/2019/06/18/AttentionLayer.html</w:t>
        </w:r>
      </w:hyperlink>
    </w:p>
    <w:p w14:paraId="16BFEC97" w14:textId="77777777" w:rsidR="007D512B" w:rsidRDefault="007D512B">
      <w:pPr>
        <w:tabs>
          <w:tab w:val="center" w:pos="6480"/>
          <w:tab w:val="right" w:leader="dot" w:pos="8788"/>
        </w:tabs>
        <w:jc w:val="center"/>
        <w:rPr>
          <w:b/>
          <w:sz w:val="28"/>
          <w:szCs w:val="28"/>
        </w:rPr>
      </w:pPr>
    </w:p>
    <w:p w14:paraId="5BE41679" w14:textId="77777777" w:rsidR="007D512B" w:rsidRDefault="007D512B">
      <w:pPr>
        <w:tabs>
          <w:tab w:val="center" w:pos="6480"/>
          <w:tab w:val="right" w:leader="dot" w:pos="8788"/>
        </w:tabs>
        <w:rPr>
          <w:b/>
          <w:sz w:val="28"/>
          <w:szCs w:val="28"/>
        </w:rPr>
      </w:pPr>
    </w:p>
    <w:p w14:paraId="583F13F2" w14:textId="77777777" w:rsidR="007D512B" w:rsidRDefault="007D512B">
      <w:pPr>
        <w:rPr>
          <w:sz w:val="28"/>
          <w:szCs w:val="28"/>
        </w:rPr>
      </w:pPr>
    </w:p>
    <w:sectPr w:rsidR="007D512B">
      <w:footerReference w:type="default" r:id="rId42"/>
      <w:footerReference w:type="first" r:id="rId43"/>
      <w:type w:val="continuous"/>
      <w:pgSz w:w="11907" w:h="16839"/>
      <w:pgMar w:top="993" w:right="850" w:bottom="993" w:left="127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BB0A1" w14:textId="77777777" w:rsidR="003D540C" w:rsidRDefault="003D540C">
      <w:pPr>
        <w:spacing w:line="240" w:lineRule="auto"/>
      </w:pPr>
      <w:r>
        <w:separator/>
      </w:r>
    </w:p>
  </w:endnote>
  <w:endnote w:type="continuationSeparator" w:id="0">
    <w:p w14:paraId="28361011" w14:textId="77777777" w:rsidR="003D540C" w:rsidRDefault="003D5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游明朝">
    <w:altName w:val="AMGDT"/>
    <w:charset w:val="00"/>
    <w:family w:val="auto"/>
    <w:pitch w:val="default"/>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7088104"/>
      <w:docPartObj>
        <w:docPartGallery w:val="AutoText"/>
      </w:docPartObj>
    </w:sdtPr>
    <w:sdtContent>
      <w:p w14:paraId="7DA237A2" w14:textId="77777777" w:rsidR="007D512B" w:rsidRDefault="00000000">
        <w:pPr>
          <w:pStyle w:val="Footer"/>
          <w:jc w:val="right"/>
        </w:pPr>
        <w:r>
          <w:fldChar w:fldCharType="begin"/>
        </w:r>
        <w:r>
          <w:instrText xml:space="preserve"> PAGE   \* MERGEFORMAT </w:instrText>
        </w:r>
        <w:r>
          <w:fldChar w:fldCharType="separate"/>
        </w:r>
        <w:r>
          <w:t>2</w:t>
        </w:r>
        <w:r>
          <w:fldChar w:fldCharType="end"/>
        </w:r>
      </w:p>
    </w:sdtContent>
  </w:sdt>
  <w:p w14:paraId="533D3BE9" w14:textId="77777777" w:rsidR="007D512B" w:rsidRDefault="007D5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B4B4" w14:textId="77777777" w:rsidR="007D512B" w:rsidRDefault="00000000">
    <w:pPr>
      <w:pStyle w:val="Footer"/>
      <w:jc w:val="right"/>
      <w:rPr>
        <w:sz w:val="24"/>
      </w:rPr>
    </w:pPr>
    <w:r>
      <w:rPr>
        <w:sz w:val="24"/>
      </w:rPr>
      <w:fldChar w:fldCharType="begin"/>
    </w:r>
    <w:r>
      <w:rPr>
        <w:sz w:val="24"/>
      </w:rPr>
      <w:instrText xml:space="preserve"> PAGE   \* MERGEFORMAT </w:instrText>
    </w:r>
    <w:r>
      <w:rPr>
        <w:sz w:val="24"/>
      </w:rPr>
      <w:fldChar w:fldCharType="separate"/>
    </w:r>
    <w:r>
      <w:rPr>
        <w:sz w:val="24"/>
      </w:rPr>
      <w:t>8</w:t>
    </w:r>
    <w:r>
      <w:rPr>
        <w:sz w:val="24"/>
      </w:rPr>
      <w:fldChar w:fldCharType="end"/>
    </w:r>
  </w:p>
  <w:p w14:paraId="4B592F23" w14:textId="77777777" w:rsidR="007D512B" w:rsidRDefault="007D51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7CD02" w14:textId="77777777" w:rsidR="007D512B" w:rsidRDefault="00000000">
    <w:pPr>
      <w:pStyle w:val="Footer"/>
      <w:jc w:val="right"/>
    </w:pPr>
    <w:r>
      <w:rPr>
        <w:sz w:val="24"/>
      </w:rPr>
      <w:fldChar w:fldCharType="begin"/>
    </w:r>
    <w:r>
      <w:rPr>
        <w:sz w:val="24"/>
      </w:rPr>
      <w:instrText xml:space="preserve"> PAGE   \* MERGEFORMAT </w:instrText>
    </w:r>
    <w:r>
      <w:rPr>
        <w:sz w:val="24"/>
      </w:rPr>
      <w:fldChar w:fldCharType="separate"/>
    </w:r>
    <w:r>
      <w:rPr>
        <w:sz w:val="24"/>
      </w:rPr>
      <w:t>1</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40E6D" w14:textId="77777777" w:rsidR="003D540C" w:rsidRDefault="003D540C">
      <w:pPr>
        <w:spacing w:after="0"/>
      </w:pPr>
      <w:r>
        <w:separator/>
      </w:r>
    </w:p>
  </w:footnote>
  <w:footnote w:type="continuationSeparator" w:id="0">
    <w:p w14:paraId="34A4181B" w14:textId="77777777" w:rsidR="003D540C" w:rsidRDefault="003D54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3F2"/>
    <w:multiLevelType w:val="multilevel"/>
    <w:tmpl w:val="003B73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934A2B"/>
    <w:multiLevelType w:val="multilevel"/>
    <w:tmpl w:val="1D934A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EC4793F"/>
    <w:multiLevelType w:val="multilevel"/>
    <w:tmpl w:val="1EC479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4980797"/>
    <w:multiLevelType w:val="multilevel"/>
    <w:tmpl w:val="24980797"/>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288"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61646D3"/>
    <w:multiLevelType w:val="multilevel"/>
    <w:tmpl w:val="261646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D669A4"/>
    <w:multiLevelType w:val="multilevel"/>
    <w:tmpl w:val="27D669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5720769"/>
    <w:multiLevelType w:val="multilevel"/>
    <w:tmpl w:val="35720769"/>
    <w:lvl w:ilvl="0">
      <w:start w:val="1"/>
      <w:numFmt w:val="bullet"/>
      <w:lvlText w:val="o"/>
      <w:lvlJc w:val="left"/>
      <w:pPr>
        <w:ind w:left="720" w:hanging="360"/>
      </w:pPr>
      <w:rPr>
        <w:rFonts w:ascii="Courier New" w:hAnsi="Courier New" w:cs="Courier New" w:hint="default"/>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5DA1CB5"/>
    <w:multiLevelType w:val="multilevel"/>
    <w:tmpl w:val="35DA1CB5"/>
    <w:lvl w:ilvl="0">
      <w:start w:val="1"/>
      <w:numFmt w:val="bullet"/>
      <w:lvlText w:val="-"/>
      <w:lvlJc w:val="left"/>
      <w:pPr>
        <w:ind w:left="1080" w:hanging="360"/>
      </w:pPr>
      <w:rPr>
        <w:rFonts w:ascii="Times New Roman" w:hAnsi="Times New Roman" w:cs="Times New Roman" w:hint="default"/>
      </w:rPr>
    </w:lvl>
    <w:lvl w:ilvl="1">
      <w:start w:val="1"/>
      <w:numFmt w:val="bullet"/>
      <w:lvlText w:val="-"/>
      <w:lvlJc w:val="left"/>
      <w:pPr>
        <w:ind w:left="1800" w:hanging="360"/>
      </w:pPr>
      <w:rPr>
        <w:rFonts w:ascii="Times New Roman" w:hAnsi="Times New Roman" w:cs="Times New Roman" w:hint="default"/>
      </w:rPr>
    </w:lvl>
    <w:lvl w:ilvl="2">
      <w:start w:val="1"/>
      <w:numFmt w:val="bullet"/>
      <w:lvlText w:val="-"/>
      <w:lvlJc w:val="left"/>
      <w:pPr>
        <w:ind w:left="2520" w:hanging="360"/>
      </w:pPr>
      <w:rPr>
        <w:rFonts w:ascii="Times New Roman" w:hAnsi="Times New Roman" w:cs="Times New Roman" w:hint="default"/>
      </w:rPr>
    </w:lvl>
    <w:lvl w:ilvl="3">
      <w:start w:val="1"/>
      <w:numFmt w:val="bullet"/>
      <w:lvlText w:val="-"/>
      <w:lvlJc w:val="left"/>
      <w:pPr>
        <w:ind w:left="3240" w:hanging="360"/>
      </w:pPr>
      <w:rPr>
        <w:rFonts w:ascii="Times New Roman" w:hAnsi="Times New Roman" w:cs="Times New Roman" w:hint="default"/>
      </w:rPr>
    </w:lvl>
    <w:lvl w:ilvl="4">
      <w:start w:val="1"/>
      <w:numFmt w:val="bullet"/>
      <w:lvlText w:val="-"/>
      <w:lvlJc w:val="left"/>
      <w:pPr>
        <w:ind w:left="3960" w:hanging="360"/>
      </w:pPr>
      <w:rPr>
        <w:rFonts w:ascii="Times New Roman" w:hAnsi="Times New Roman" w:cs="Times New Roman" w:hint="default"/>
      </w:rPr>
    </w:lvl>
    <w:lvl w:ilvl="5">
      <w:start w:val="1"/>
      <w:numFmt w:val="bullet"/>
      <w:lvlText w:val="-"/>
      <w:lvlJc w:val="left"/>
      <w:pPr>
        <w:ind w:left="4680" w:hanging="360"/>
      </w:pPr>
      <w:rPr>
        <w:rFonts w:ascii="Times New Roman" w:hAnsi="Times New Roman" w:cs="Times New Roman" w:hint="default"/>
      </w:rPr>
    </w:lvl>
    <w:lvl w:ilvl="6">
      <w:start w:val="1"/>
      <w:numFmt w:val="bullet"/>
      <w:lvlText w:val="-"/>
      <w:lvlJc w:val="left"/>
      <w:pPr>
        <w:ind w:left="5400" w:hanging="360"/>
      </w:pPr>
      <w:rPr>
        <w:rFonts w:ascii="Times New Roman" w:hAnsi="Times New Roman" w:cs="Times New Roman" w:hint="default"/>
      </w:rPr>
    </w:lvl>
    <w:lvl w:ilvl="7">
      <w:start w:val="1"/>
      <w:numFmt w:val="bullet"/>
      <w:lvlText w:val="-"/>
      <w:lvlJc w:val="left"/>
      <w:pPr>
        <w:ind w:left="6120" w:hanging="360"/>
      </w:pPr>
      <w:rPr>
        <w:rFonts w:ascii="Times New Roman" w:hAnsi="Times New Roman" w:cs="Times New Roman" w:hint="default"/>
      </w:rPr>
    </w:lvl>
    <w:lvl w:ilvl="8">
      <w:start w:val="1"/>
      <w:numFmt w:val="bullet"/>
      <w:lvlText w:val="-"/>
      <w:lvlJc w:val="left"/>
      <w:pPr>
        <w:ind w:left="6840" w:hanging="360"/>
      </w:pPr>
      <w:rPr>
        <w:rFonts w:ascii="Times New Roman" w:hAnsi="Times New Roman" w:cs="Times New Roman" w:hint="default"/>
      </w:rPr>
    </w:lvl>
  </w:abstractNum>
  <w:abstractNum w:abstractNumId="8" w15:restartNumberingAfterBreak="0">
    <w:nsid w:val="3E09100A"/>
    <w:multiLevelType w:val="multilevel"/>
    <w:tmpl w:val="3E0910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19D53EC"/>
    <w:multiLevelType w:val="multilevel"/>
    <w:tmpl w:val="419D53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2CC2D83"/>
    <w:multiLevelType w:val="multilevel"/>
    <w:tmpl w:val="52CC2D8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48127B0"/>
    <w:multiLevelType w:val="multilevel"/>
    <w:tmpl w:val="548127B0"/>
    <w:lvl w:ilvl="0">
      <w:numFmt w:val="bullet"/>
      <w:lvlText w:val="-"/>
      <w:lvlJc w:val="left"/>
      <w:pPr>
        <w:ind w:left="360" w:hanging="360"/>
      </w:pPr>
      <w:rPr>
        <w:rFonts w:ascii="Times New Roman" w:eastAsia="Times New Roman" w:hAnsi="Times New Roman" w:cs="Times New Roman"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C4B719B"/>
    <w:multiLevelType w:val="multilevel"/>
    <w:tmpl w:val="5C4B719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C8D6483"/>
    <w:multiLevelType w:val="multilevel"/>
    <w:tmpl w:val="5C8D648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0A744D5"/>
    <w:multiLevelType w:val="multilevel"/>
    <w:tmpl w:val="60A744D5"/>
    <w:lvl w:ilvl="0">
      <w:start w:val="1"/>
      <w:numFmt w:val="decimal"/>
      <w:pStyle w:val="Mu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8E67CB"/>
    <w:multiLevelType w:val="multilevel"/>
    <w:tmpl w:val="688E67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7637136"/>
    <w:multiLevelType w:val="multilevel"/>
    <w:tmpl w:val="776371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3A19AF"/>
    <w:multiLevelType w:val="multilevel"/>
    <w:tmpl w:val="7A3A19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F1050CD"/>
    <w:multiLevelType w:val="multilevel"/>
    <w:tmpl w:val="7F1050CD"/>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14259251">
    <w:abstractNumId w:val="14"/>
  </w:num>
  <w:num w:numId="2" w16cid:durableId="285429503">
    <w:abstractNumId w:val="11"/>
  </w:num>
  <w:num w:numId="3" w16cid:durableId="945579942">
    <w:abstractNumId w:val="6"/>
  </w:num>
  <w:num w:numId="4" w16cid:durableId="1687169254">
    <w:abstractNumId w:val="18"/>
  </w:num>
  <w:num w:numId="5" w16cid:durableId="1481193954">
    <w:abstractNumId w:val="3"/>
  </w:num>
  <w:num w:numId="6" w16cid:durableId="394817231">
    <w:abstractNumId w:val="13"/>
  </w:num>
  <w:num w:numId="7" w16cid:durableId="595940959">
    <w:abstractNumId w:val="7"/>
  </w:num>
  <w:num w:numId="8" w16cid:durableId="124930105">
    <w:abstractNumId w:val="10"/>
  </w:num>
  <w:num w:numId="9" w16cid:durableId="1307708798">
    <w:abstractNumId w:val="12"/>
  </w:num>
  <w:num w:numId="10" w16cid:durableId="264309098">
    <w:abstractNumId w:val="1"/>
  </w:num>
  <w:num w:numId="11" w16cid:durableId="1034619283">
    <w:abstractNumId w:val="5"/>
  </w:num>
  <w:num w:numId="12" w16cid:durableId="776757453">
    <w:abstractNumId w:val="17"/>
  </w:num>
  <w:num w:numId="13" w16cid:durableId="1627394132">
    <w:abstractNumId w:val="16"/>
  </w:num>
  <w:num w:numId="14" w16cid:durableId="158809709">
    <w:abstractNumId w:val="8"/>
  </w:num>
  <w:num w:numId="15" w16cid:durableId="2090926326">
    <w:abstractNumId w:val="9"/>
  </w:num>
  <w:num w:numId="16" w16cid:durableId="2022269426">
    <w:abstractNumId w:val="4"/>
  </w:num>
  <w:num w:numId="17" w16cid:durableId="1168443700">
    <w:abstractNumId w:val="0"/>
  </w:num>
  <w:num w:numId="18" w16cid:durableId="1066758867">
    <w:abstractNumId w:val="15"/>
  </w:num>
  <w:num w:numId="19" w16cid:durableId="1947301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Word">
    <w15:presenceInfo w15:providerId="None" w15:userId="Microsoft W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6BE"/>
    <w:rsid w:val="00000006"/>
    <w:rsid w:val="0000195A"/>
    <w:rsid w:val="00002175"/>
    <w:rsid w:val="0000306F"/>
    <w:rsid w:val="00004A13"/>
    <w:rsid w:val="00005805"/>
    <w:rsid w:val="00005875"/>
    <w:rsid w:val="00007938"/>
    <w:rsid w:val="00007AD3"/>
    <w:rsid w:val="0001128C"/>
    <w:rsid w:val="000117D6"/>
    <w:rsid w:val="000129E2"/>
    <w:rsid w:val="00012F16"/>
    <w:rsid w:val="0001315F"/>
    <w:rsid w:val="00013195"/>
    <w:rsid w:val="0001780A"/>
    <w:rsid w:val="000202CA"/>
    <w:rsid w:val="000215D8"/>
    <w:rsid w:val="000235C0"/>
    <w:rsid w:val="000239AA"/>
    <w:rsid w:val="00023B9B"/>
    <w:rsid w:val="0002450D"/>
    <w:rsid w:val="00024654"/>
    <w:rsid w:val="00024EEB"/>
    <w:rsid w:val="00025122"/>
    <w:rsid w:val="00027A1D"/>
    <w:rsid w:val="00027C55"/>
    <w:rsid w:val="00030A1A"/>
    <w:rsid w:val="00030A7E"/>
    <w:rsid w:val="00031643"/>
    <w:rsid w:val="00031AAF"/>
    <w:rsid w:val="00032142"/>
    <w:rsid w:val="0003275F"/>
    <w:rsid w:val="00033603"/>
    <w:rsid w:val="00034747"/>
    <w:rsid w:val="0003663C"/>
    <w:rsid w:val="00036B41"/>
    <w:rsid w:val="0003782D"/>
    <w:rsid w:val="00037D35"/>
    <w:rsid w:val="0004053A"/>
    <w:rsid w:val="00041352"/>
    <w:rsid w:val="000416C5"/>
    <w:rsid w:val="00041730"/>
    <w:rsid w:val="00042322"/>
    <w:rsid w:val="00042A1E"/>
    <w:rsid w:val="00043DC4"/>
    <w:rsid w:val="00044655"/>
    <w:rsid w:val="00044D3E"/>
    <w:rsid w:val="000458A1"/>
    <w:rsid w:val="00045B67"/>
    <w:rsid w:val="0004636F"/>
    <w:rsid w:val="0004653F"/>
    <w:rsid w:val="00046A26"/>
    <w:rsid w:val="000470C3"/>
    <w:rsid w:val="000507E2"/>
    <w:rsid w:val="00050977"/>
    <w:rsid w:val="00050A83"/>
    <w:rsid w:val="00051C53"/>
    <w:rsid w:val="00052109"/>
    <w:rsid w:val="000523D1"/>
    <w:rsid w:val="00052EFA"/>
    <w:rsid w:val="00053E50"/>
    <w:rsid w:val="00054C22"/>
    <w:rsid w:val="00056E19"/>
    <w:rsid w:val="00057939"/>
    <w:rsid w:val="000602B9"/>
    <w:rsid w:val="00060DB2"/>
    <w:rsid w:val="00061032"/>
    <w:rsid w:val="000625A9"/>
    <w:rsid w:val="00062800"/>
    <w:rsid w:val="00062A24"/>
    <w:rsid w:val="00062D4E"/>
    <w:rsid w:val="0006443E"/>
    <w:rsid w:val="000644B4"/>
    <w:rsid w:val="00064CF7"/>
    <w:rsid w:val="00064E70"/>
    <w:rsid w:val="00065F89"/>
    <w:rsid w:val="0006675F"/>
    <w:rsid w:val="00066B7A"/>
    <w:rsid w:val="00070535"/>
    <w:rsid w:val="000708C5"/>
    <w:rsid w:val="00070933"/>
    <w:rsid w:val="00070C05"/>
    <w:rsid w:val="0007155C"/>
    <w:rsid w:val="00073012"/>
    <w:rsid w:val="000733A6"/>
    <w:rsid w:val="00074265"/>
    <w:rsid w:val="000749AE"/>
    <w:rsid w:val="00076E22"/>
    <w:rsid w:val="000805AF"/>
    <w:rsid w:val="000817DD"/>
    <w:rsid w:val="000820DD"/>
    <w:rsid w:val="000821BD"/>
    <w:rsid w:val="0008449A"/>
    <w:rsid w:val="00085C79"/>
    <w:rsid w:val="00086423"/>
    <w:rsid w:val="00086C5D"/>
    <w:rsid w:val="0008793C"/>
    <w:rsid w:val="00087A4D"/>
    <w:rsid w:val="0009208B"/>
    <w:rsid w:val="0009246F"/>
    <w:rsid w:val="000938C0"/>
    <w:rsid w:val="00093EB3"/>
    <w:rsid w:val="00094A5C"/>
    <w:rsid w:val="00095003"/>
    <w:rsid w:val="0009502C"/>
    <w:rsid w:val="000959C3"/>
    <w:rsid w:val="00096696"/>
    <w:rsid w:val="00097FB0"/>
    <w:rsid w:val="000A1782"/>
    <w:rsid w:val="000A1A46"/>
    <w:rsid w:val="000A1DE3"/>
    <w:rsid w:val="000A5259"/>
    <w:rsid w:val="000A76A7"/>
    <w:rsid w:val="000B0747"/>
    <w:rsid w:val="000B0D45"/>
    <w:rsid w:val="000B0FB6"/>
    <w:rsid w:val="000B119E"/>
    <w:rsid w:val="000B2BA8"/>
    <w:rsid w:val="000B33D6"/>
    <w:rsid w:val="000B543A"/>
    <w:rsid w:val="000B73DC"/>
    <w:rsid w:val="000B75A9"/>
    <w:rsid w:val="000C1137"/>
    <w:rsid w:val="000C11BC"/>
    <w:rsid w:val="000C1E1D"/>
    <w:rsid w:val="000C35D0"/>
    <w:rsid w:val="000C3DEA"/>
    <w:rsid w:val="000C5320"/>
    <w:rsid w:val="000C542B"/>
    <w:rsid w:val="000C671B"/>
    <w:rsid w:val="000C6ADC"/>
    <w:rsid w:val="000C7BEC"/>
    <w:rsid w:val="000D06C8"/>
    <w:rsid w:val="000D0941"/>
    <w:rsid w:val="000D2EC9"/>
    <w:rsid w:val="000D32D6"/>
    <w:rsid w:val="000D3597"/>
    <w:rsid w:val="000D3D44"/>
    <w:rsid w:val="000D5A07"/>
    <w:rsid w:val="000D6893"/>
    <w:rsid w:val="000D751E"/>
    <w:rsid w:val="000E168A"/>
    <w:rsid w:val="000E1BB6"/>
    <w:rsid w:val="000E2AC5"/>
    <w:rsid w:val="000E3DF1"/>
    <w:rsid w:val="000E57DF"/>
    <w:rsid w:val="000E5A44"/>
    <w:rsid w:val="000E662B"/>
    <w:rsid w:val="000E6C67"/>
    <w:rsid w:val="000E70E4"/>
    <w:rsid w:val="000E738D"/>
    <w:rsid w:val="000F0790"/>
    <w:rsid w:val="000F1AC3"/>
    <w:rsid w:val="000F2837"/>
    <w:rsid w:val="000F3787"/>
    <w:rsid w:val="000F4F1F"/>
    <w:rsid w:val="000F52C4"/>
    <w:rsid w:val="000F5FC7"/>
    <w:rsid w:val="000F639F"/>
    <w:rsid w:val="000F6488"/>
    <w:rsid w:val="000F780A"/>
    <w:rsid w:val="00100397"/>
    <w:rsid w:val="001003ED"/>
    <w:rsid w:val="0010104D"/>
    <w:rsid w:val="0010124F"/>
    <w:rsid w:val="001014D9"/>
    <w:rsid w:val="0010178C"/>
    <w:rsid w:val="00101D15"/>
    <w:rsid w:val="001020FC"/>
    <w:rsid w:val="00102280"/>
    <w:rsid w:val="00103154"/>
    <w:rsid w:val="00103521"/>
    <w:rsid w:val="00105247"/>
    <w:rsid w:val="00105AE9"/>
    <w:rsid w:val="001065F8"/>
    <w:rsid w:val="00106C5B"/>
    <w:rsid w:val="0010756C"/>
    <w:rsid w:val="0011020F"/>
    <w:rsid w:val="001104C5"/>
    <w:rsid w:val="00111A0A"/>
    <w:rsid w:val="001121F2"/>
    <w:rsid w:val="001130DD"/>
    <w:rsid w:val="001138CC"/>
    <w:rsid w:val="00114FDC"/>
    <w:rsid w:val="00115197"/>
    <w:rsid w:val="001163DE"/>
    <w:rsid w:val="00116E35"/>
    <w:rsid w:val="001175B6"/>
    <w:rsid w:val="0012109A"/>
    <w:rsid w:val="00121410"/>
    <w:rsid w:val="00121992"/>
    <w:rsid w:val="0012208A"/>
    <w:rsid w:val="00122787"/>
    <w:rsid w:val="001228B0"/>
    <w:rsid w:val="00122F5B"/>
    <w:rsid w:val="0012319D"/>
    <w:rsid w:val="001231B1"/>
    <w:rsid w:val="00126B25"/>
    <w:rsid w:val="00126D3A"/>
    <w:rsid w:val="00127317"/>
    <w:rsid w:val="00130548"/>
    <w:rsid w:val="00133574"/>
    <w:rsid w:val="001341F4"/>
    <w:rsid w:val="00134761"/>
    <w:rsid w:val="0013700A"/>
    <w:rsid w:val="00137255"/>
    <w:rsid w:val="00137A32"/>
    <w:rsid w:val="0014057D"/>
    <w:rsid w:val="00142E62"/>
    <w:rsid w:val="00143345"/>
    <w:rsid w:val="001444D0"/>
    <w:rsid w:val="001450DE"/>
    <w:rsid w:val="00145F00"/>
    <w:rsid w:val="001477EE"/>
    <w:rsid w:val="001510D1"/>
    <w:rsid w:val="001527DE"/>
    <w:rsid w:val="00154333"/>
    <w:rsid w:val="001546A3"/>
    <w:rsid w:val="00154BE5"/>
    <w:rsid w:val="001552AF"/>
    <w:rsid w:val="00155312"/>
    <w:rsid w:val="00155964"/>
    <w:rsid w:val="0015748B"/>
    <w:rsid w:val="00162543"/>
    <w:rsid w:val="001634D1"/>
    <w:rsid w:val="001637C5"/>
    <w:rsid w:val="00164450"/>
    <w:rsid w:val="00171D2A"/>
    <w:rsid w:val="00174F43"/>
    <w:rsid w:val="001766BC"/>
    <w:rsid w:val="001779EA"/>
    <w:rsid w:val="00177C4F"/>
    <w:rsid w:val="0018065B"/>
    <w:rsid w:val="0018079C"/>
    <w:rsid w:val="00182536"/>
    <w:rsid w:val="00182A5F"/>
    <w:rsid w:val="001839DC"/>
    <w:rsid w:val="001861AA"/>
    <w:rsid w:val="00187ED1"/>
    <w:rsid w:val="00190923"/>
    <w:rsid w:val="001926D4"/>
    <w:rsid w:val="00193C45"/>
    <w:rsid w:val="0019409C"/>
    <w:rsid w:val="001945DE"/>
    <w:rsid w:val="00194AB2"/>
    <w:rsid w:val="00195B7C"/>
    <w:rsid w:val="00195D9F"/>
    <w:rsid w:val="0019635E"/>
    <w:rsid w:val="00196398"/>
    <w:rsid w:val="00196422"/>
    <w:rsid w:val="00196663"/>
    <w:rsid w:val="001A0676"/>
    <w:rsid w:val="001A0735"/>
    <w:rsid w:val="001A4FF7"/>
    <w:rsid w:val="001A52B1"/>
    <w:rsid w:val="001A59C0"/>
    <w:rsid w:val="001A5C57"/>
    <w:rsid w:val="001A62DE"/>
    <w:rsid w:val="001A649C"/>
    <w:rsid w:val="001A6979"/>
    <w:rsid w:val="001A77FE"/>
    <w:rsid w:val="001A791D"/>
    <w:rsid w:val="001A7A8D"/>
    <w:rsid w:val="001A7A99"/>
    <w:rsid w:val="001B04D0"/>
    <w:rsid w:val="001B0B41"/>
    <w:rsid w:val="001B23D4"/>
    <w:rsid w:val="001B2426"/>
    <w:rsid w:val="001B2799"/>
    <w:rsid w:val="001B39B0"/>
    <w:rsid w:val="001B3EF3"/>
    <w:rsid w:val="001B4843"/>
    <w:rsid w:val="001B54E1"/>
    <w:rsid w:val="001B581B"/>
    <w:rsid w:val="001B642E"/>
    <w:rsid w:val="001B6635"/>
    <w:rsid w:val="001B7059"/>
    <w:rsid w:val="001B7DB7"/>
    <w:rsid w:val="001C0170"/>
    <w:rsid w:val="001C0380"/>
    <w:rsid w:val="001C079C"/>
    <w:rsid w:val="001C0AA3"/>
    <w:rsid w:val="001C225E"/>
    <w:rsid w:val="001C4863"/>
    <w:rsid w:val="001C537D"/>
    <w:rsid w:val="001C67C3"/>
    <w:rsid w:val="001D1D1D"/>
    <w:rsid w:val="001D226F"/>
    <w:rsid w:val="001D3278"/>
    <w:rsid w:val="001D43A1"/>
    <w:rsid w:val="001D5370"/>
    <w:rsid w:val="001D6745"/>
    <w:rsid w:val="001D7EC3"/>
    <w:rsid w:val="001E1467"/>
    <w:rsid w:val="001E1950"/>
    <w:rsid w:val="001E26ED"/>
    <w:rsid w:val="001E3233"/>
    <w:rsid w:val="001E35E7"/>
    <w:rsid w:val="001E39CA"/>
    <w:rsid w:val="001E65B3"/>
    <w:rsid w:val="001E7020"/>
    <w:rsid w:val="001E7FEE"/>
    <w:rsid w:val="001F0DE3"/>
    <w:rsid w:val="001F25B7"/>
    <w:rsid w:val="001F2C15"/>
    <w:rsid w:val="001F34FA"/>
    <w:rsid w:val="001F3630"/>
    <w:rsid w:val="001F3722"/>
    <w:rsid w:val="001F5886"/>
    <w:rsid w:val="001F59B4"/>
    <w:rsid w:val="00204976"/>
    <w:rsid w:val="00205093"/>
    <w:rsid w:val="0020582D"/>
    <w:rsid w:val="00205F4D"/>
    <w:rsid w:val="0020648E"/>
    <w:rsid w:val="002073AD"/>
    <w:rsid w:val="00210DCF"/>
    <w:rsid w:val="00211F28"/>
    <w:rsid w:val="00212AD2"/>
    <w:rsid w:val="0021498C"/>
    <w:rsid w:val="00214C52"/>
    <w:rsid w:val="002152AE"/>
    <w:rsid w:val="0021531E"/>
    <w:rsid w:val="00215D03"/>
    <w:rsid w:val="00216576"/>
    <w:rsid w:val="00216B52"/>
    <w:rsid w:val="00216E4B"/>
    <w:rsid w:val="00217042"/>
    <w:rsid w:val="00217FE6"/>
    <w:rsid w:val="00220AD5"/>
    <w:rsid w:val="002221FA"/>
    <w:rsid w:val="00222EBB"/>
    <w:rsid w:val="00222F10"/>
    <w:rsid w:val="00224429"/>
    <w:rsid w:val="0022697E"/>
    <w:rsid w:val="0022741B"/>
    <w:rsid w:val="002310EC"/>
    <w:rsid w:val="00231700"/>
    <w:rsid w:val="00233088"/>
    <w:rsid w:val="0023325B"/>
    <w:rsid w:val="00233D52"/>
    <w:rsid w:val="00234300"/>
    <w:rsid w:val="00234482"/>
    <w:rsid w:val="00234A4B"/>
    <w:rsid w:val="00234D83"/>
    <w:rsid w:val="00234EE4"/>
    <w:rsid w:val="002360C7"/>
    <w:rsid w:val="00237082"/>
    <w:rsid w:val="002374B4"/>
    <w:rsid w:val="00240F1F"/>
    <w:rsid w:val="00242210"/>
    <w:rsid w:val="00242608"/>
    <w:rsid w:val="00243BE3"/>
    <w:rsid w:val="00244E1F"/>
    <w:rsid w:val="00245649"/>
    <w:rsid w:val="00245D88"/>
    <w:rsid w:val="002461E5"/>
    <w:rsid w:val="002472BE"/>
    <w:rsid w:val="002475B1"/>
    <w:rsid w:val="00251F22"/>
    <w:rsid w:val="00253CC2"/>
    <w:rsid w:val="00254A37"/>
    <w:rsid w:val="00254D6A"/>
    <w:rsid w:val="00254EEB"/>
    <w:rsid w:val="00254F17"/>
    <w:rsid w:val="002564DA"/>
    <w:rsid w:val="00257175"/>
    <w:rsid w:val="00260E4C"/>
    <w:rsid w:val="0026158C"/>
    <w:rsid w:val="002625DC"/>
    <w:rsid w:val="00263F4F"/>
    <w:rsid w:val="002640B4"/>
    <w:rsid w:val="0026586C"/>
    <w:rsid w:val="00265AB1"/>
    <w:rsid w:val="0026769A"/>
    <w:rsid w:val="0027657E"/>
    <w:rsid w:val="00276E0C"/>
    <w:rsid w:val="00277731"/>
    <w:rsid w:val="002803E7"/>
    <w:rsid w:val="00280DAA"/>
    <w:rsid w:val="00281957"/>
    <w:rsid w:val="00281ACF"/>
    <w:rsid w:val="00283955"/>
    <w:rsid w:val="00283D51"/>
    <w:rsid w:val="00283FFF"/>
    <w:rsid w:val="00284307"/>
    <w:rsid w:val="00285E6D"/>
    <w:rsid w:val="002864DD"/>
    <w:rsid w:val="0028698B"/>
    <w:rsid w:val="00291BCB"/>
    <w:rsid w:val="00292367"/>
    <w:rsid w:val="002937AB"/>
    <w:rsid w:val="00293ADB"/>
    <w:rsid w:val="00294FA5"/>
    <w:rsid w:val="002964ED"/>
    <w:rsid w:val="00296599"/>
    <w:rsid w:val="00297595"/>
    <w:rsid w:val="002A1134"/>
    <w:rsid w:val="002A14B7"/>
    <w:rsid w:val="002A167E"/>
    <w:rsid w:val="002A17E7"/>
    <w:rsid w:val="002A1E14"/>
    <w:rsid w:val="002A1E44"/>
    <w:rsid w:val="002A1FB4"/>
    <w:rsid w:val="002A2068"/>
    <w:rsid w:val="002A3070"/>
    <w:rsid w:val="002A3079"/>
    <w:rsid w:val="002A37B9"/>
    <w:rsid w:val="002A3C8F"/>
    <w:rsid w:val="002A5B23"/>
    <w:rsid w:val="002A5C06"/>
    <w:rsid w:val="002A7185"/>
    <w:rsid w:val="002A7F6B"/>
    <w:rsid w:val="002B2624"/>
    <w:rsid w:val="002B2F5E"/>
    <w:rsid w:val="002B41F6"/>
    <w:rsid w:val="002B5042"/>
    <w:rsid w:val="002B514F"/>
    <w:rsid w:val="002B551A"/>
    <w:rsid w:val="002B69C4"/>
    <w:rsid w:val="002B7DFA"/>
    <w:rsid w:val="002C0281"/>
    <w:rsid w:val="002C0DCF"/>
    <w:rsid w:val="002C1023"/>
    <w:rsid w:val="002C15F6"/>
    <w:rsid w:val="002C4370"/>
    <w:rsid w:val="002C45B5"/>
    <w:rsid w:val="002C4D4C"/>
    <w:rsid w:val="002C53BF"/>
    <w:rsid w:val="002C5A3A"/>
    <w:rsid w:val="002C615D"/>
    <w:rsid w:val="002C63B6"/>
    <w:rsid w:val="002C67B4"/>
    <w:rsid w:val="002C6860"/>
    <w:rsid w:val="002C7818"/>
    <w:rsid w:val="002D12CF"/>
    <w:rsid w:val="002D265D"/>
    <w:rsid w:val="002D2834"/>
    <w:rsid w:val="002D4426"/>
    <w:rsid w:val="002D4633"/>
    <w:rsid w:val="002D5A8E"/>
    <w:rsid w:val="002D5AEA"/>
    <w:rsid w:val="002D7418"/>
    <w:rsid w:val="002D7644"/>
    <w:rsid w:val="002D7F49"/>
    <w:rsid w:val="002E1008"/>
    <w:rsid w:val="002E1D86"/>
    <w:rsid w:val="002E72F2"/>
    <w:rsid w:val="002E7A68"/>
    <w:rsid w:val="002E7FE0"/>
    <w:rsid w:val="002F047C"/>
    <w:rsid w:val="002F16D0"/>
    <w:rsid w:val="002F1A31"/>
    <w:rsid w:val="002F1DC0"/>
    <w:rsid w:val="002F2088"/>
    <w:rsid w:val="002F340C"/>
    <w:rsid w:val="002F37B6"/>
    <w:rsid w:val="002F3A53"/>
    <w:rsid w:val="002F4A7A"/>
    <w:rsid w:val="002F4D5E"/>
    <w:rsid w:val="002F64CB"/>
    <w:rsid w:val="002F7497"/>
    <w:rsid w:val="00301752"/>
    <w:rsid w:val="00302399"/>
    <w:rsid w:val="00302877"/>
    <w:rsid w:val="00305355"/>
    <w:rsid w:val="00305842"/>
    <w:rsid w:val="00306D18"/>
    <w:rsid w:val="00307075"/>
    <w:rsid w:val="0030777A"/>
    <w:rsid w:val="00307B39"/>
    <w:rsid w:val="00310137"/>
    <w:rsid w:val="00310E58"/>
    <w:rsid w:val="00310F94"/>
    <w:rsid w:val="003117FE"/>
    <w:rsid w:val="0031203E"/>
    <w:rsid w:val="00314123"/>
    <w:rsid w:val="0031415D"/>
    <w:rsid w:val="003146AC"/>
    <w:rsid w:val="00317F5D"/>
    <w:rsid w:val="00320800"/>
    <w:rsid w:val="003211C7"/>
    <w:rsid w:val="0032123F"/>
    <w:rsid w:val="00321961"/>
    <w:rsid w:val="003223F5"/>
    <w:rsid w:val="00322A74"/>
    <w:rsid w:val="00323696"/>
    <w:rsid w:val="003256BE"/>
    <w:rsid w:val="003256C5"/>
    <w:rsid w:val="003258B0"/>
    <w:rsid w:val="0032640F"/>
    <w:rsid w:val="003264A4"/>
    <w:rsid w:val="003273CB"/>
    <w:rsid w:val="003307DC"/>
    <w:rsid w:val="00330B0B"/>
    <w:rsid w:val="00331E39"/>
    <w:rsid w:val="00332904"/>
    <w:rsid w:val="00332E04"/>
    <w:rsid w:val="00332FAC"/>
    <w:rsid w:val="00333268"/>
    <w:rsid w:val="003337F3"/>
    <w:rsid w:val="003341BF"/>
    <w:rsid w:val="00334287"/>
    <w:rsid w:val="00337064"/>
    <w:rsid w:val="0033734D"/>
    <w:rsid w:val="0034076C"/>
    <w:rsid w:val="00340E1D"/>
    <w:rsid w:val="003420C0"/>
    <w:rsid w:val="0034292C"/>
    <w:rsid w:val="00343B9D"/>
    <w:rsid w:val="00344E26"/>
    <w:rsid w:val="0034540A"/>
    <w:rsid w:val="003456EC"/>
    <w:rsid w:val="003462B5"/>
    <w:rsid w:val="00347664"/>
    <w:rsid w:val="00347DDE"/>
    <w:rsid w:val="00350A78"/>
    <w:rsid w:val="00350D3C"/>
    <w:rsid w:val="003519D9"/>
    <w:rsid w:val="00352C22"/>
    <w:rsid w:val="0035463F"/>
    <w:rsid w:val="003548B0"/>
    <w:rsid w:val="00355400"/>
    <w:rsid w:val="00356A6A"/>
    <w:rsid w:val="00356D04"/>
    <w:rsid w:val="0035E4BE"/>
    <w:rsid w:val="003601CE"/>
    <w:rsid w:val="00360B18"/>
    <w:rsid w:val="00362233"/>
    <w:rsid w:val="003631FF"/>
    <w:rsid w:val="003634DF"/>
    <w:rsid w:val="00365CA9"/>
    <w:rsid w:val="003667A1"/>
    <w:rsid w:val="00367ABE"/>
    <w:rsid w:val="00370EC6"/>
    <w:rsid w:val="0037144E"/>
    <w:rsid w:val="003732E6"/>
    <w:rsid w:val="00373311"/>
    <w:rsid w:val="00373753"/>
    <w:rsid w:val="00373892"/>
    <w:rsid w:val="00373C88"/>
    <w:rsid w:val="003742A6"/>
    <w:rsid w:val="003744ED"/>
    <w:rsid w:val="00375583"/>
    <w:rsid w:val="003755AF"/>
    <w:rsid w:val="003758AE"/>
    <w:rsid w:val="00375922"/>
    <w:rsid w:val="00376616"/>
    <w:rsid w:val="003803F3"/>
    <w:rsid w:val="00380417"/>
    <w:rsid w:val="00380F76"/>
    <w:rsid w:val="00381D19"/>
    <w:rsid w:val="00384BC4"/>
    <w:rsid w:val="00387739"/>
    <w:rsid w:val="00387DB3"/>
    <w:rsid w:val="00390CCD"/>
    <w:rsid w:val="003917C8"/>
    <w:rsid w:val="0039327D"/>
    <w:rsid w:val="00393985"/>
    <w:rsid w:val="003949D7"/>
    <w:rsid w:val="003949FB"/>
    <w:rsid w:val="00395454"/>
    <w:rsid w:val="00395C8E"/>
    <w:rsid w:val="0039699B"/>
    <w:rsid w:val="00397D56"/>
    <w:rsid w:val="003A1252"/>
    <w:rsid w:val="003A31AD"/>
    <w:rsid w:val="003A37C2"/>
    <w:rsid w:val="003A47C8"/>
    <w:rsid w:val="003A6228"/>
    <w:rsid w:val="003A6815"/>
    <w:rsid w:val="003A7088"/>
    <w:rsid w:val="003A7D06"/>
    <w:rsid w:val="003B0AD4"/>
    <w:rsid w:val="003B47EC"/>
    <w:rsid w:val="003B5D5F"/>
    <w:rsid w:val="003B6409"/>
    <w:rsid w:val="003C07A6"/>
    <w:rsid w:val="003C0E72"/>
    <w:rsid w:val="003C1076"/>
    <w:rsid w:val="003C1DC2"/>
    <w:rsid w:val="003C2870"/>
    <w:rsid w:val="003C2F96"/>
    <w:rsid w:val="003C484D"/>
    <w:rsid w:val="003C4ECD"/>
    <w:rsid w:val="003C584B"/>
    <w:rsid w:val="003C6759"/>
    <w:rsid w:val="003C6C5B"/>
    <w:rsid w:val="003C71FC"/>
    <w:rsid w:val="003D0643"/>
    <w:rsid w:val="003D0F8C"/>
    <w:rsid w:val="003D1F9A"/>
    <w:rsid w:val="003D20BE"/>
    <w:rsid w:val="003D370D"/>
    <w:rsid w:val="003D432D"/>
    <w:rsid w:val="003D4350"/>
    <w:rsid w:val="003D4786"/>
    <w:rsid w:val="003D540C"/>
    <w:rsid w:val="003D559C"/>
    <w:rsid w:val="003D5A38"/>
    <w:rsid w:val="003D5CFF"/>
    <w:rsid w:val="003D6840"/>
    <w:rsid w:val="003D6E32"/>
    <w:rsid w:val="003D75B5"/>
    <w:rsid w:val="003D7BDE"/>
    <w:rsid w:val="003E15D7"/>
    <w:rsid w:val="003E1DEA"/>
    <w:rsid w:val="003E26F1"/>
    <w:rsid w:val="003E26FE"/>
    <w:rsid w:val="003E3A23"/>
    <w:rsid w:val="003E4602"/>
    <w:rsid w:val="003E5244"/>
    <w:rsid w:val="003E59E3"/>
    <w:rsid w:val="003F0304"/>
    <w:rsid w:val="003F0340"/>
    <w:rsid w:val="003F17BE"/>
    <w:rsid w:val="003F249A"/>
    <w:rsid w:val="003F2A26"/>
    <w:rsid w:val="003F3C0B"/>
    <w:rsid w:val="00400631"/>
    <w:rsid w:val="0040100B"/>
    <w:rsid w:val="004014EE"/>
    <w:rsid w:val="00401600"/>
    <w:rsid w:val="00401A0A"/>
    <w:rsid w:val="004024AD"/>
    <w:rsid w:val="0040436F"/>
    <w:rsid w:val="0040458A"/>
    <w:rsid w:val="00404C9D"/>
    <w:rsid w:val="00405B20"/>
    <w:rsid w:val="0040640E"/>
    <w:rsid w:val="0041145F"/>
    <w:rsid w:val="0041302D"/>
    <w:rsid w:val="00414645"/>
    <w:rsid w:val="0041484E"/>
    <w:rsid w:val="004167F3"/>
    <w:rsid w:val="00420392"/>
    <w:rsid w:val="00421789"/>
    <w:rsid w:val="0042284B"/>
    <w:rsid w:val="00422A2D"/>
    <w:rsid w:val="00423BAE"/>
    <w:rsid w:val="00424439"/>
    <w:rsid w:val="00424953"/>
    <w:rsid w:val="004251B2"/>
    <w:rsid w:val="00425AAF"/>
    <w:rsid w:val="00426686"/>
    <w:rsid w:val="004267F2"/>
    <w:rsid w:val="00426C19"/>
    <w:rsid w:val="00430556"/>
    <w:rsid w:val="00431486"/>
    <w:rsid w:val="00431B35"/>
    <w:rsid w:val="0043330E"/>
    <w:rsid w:val="00433FA2"/>
    <w:rsid w:val="00434410"/>
    <w:rsid w:val="00436CAA"/>
    <w:rsid w:val="004375E3"/>
    <w:rsid w:val="00440874"/>
    <w:rsid w:val="0044099B"/>
    <w:rsid w:val="004430A6"/>
    <w:rsid w:val="004440E5"/>
    <w:rsid w:val="00444A8F"/>
    <w:rsid w:val="00445536"/>
    <w:rsid w:val="00445A7E"/>
    <w:rsid w:val="00450DEA"/>
    <w:rsid w:val="00451183"/>
    <w:rsid w:val="004530FC"/>
    <w:rsid w:val="00453FB4"/>
    <w:rsid w:val="0045410E"/>
    <w:rsid w:val="00457923"/>
    <w:rsid w:val="00460512"/>
    <w:rsid w:val="00461EE1"/>
    <w:rsid w:val="004623FA"/>
    <w:rsid w:val="004629CB"/>
    <w:rsid w:val="00462DD1"/>
    <w:rsid w:val="00463C62"/>
    <w:rsid w:val="00463E6D"/>
    <w:rsid w:val="00464D85"/>
    <w:rsid w:val="00465624"/>
    <w:rsid w:val="00465D00"/>
    <w:rsid w:val="004670FC"/>
    <w:rsid w:val="00467E06"/>
    <w:rsid w:val="0047097E"/>
    <w:rsid w:val="00471E79"/>
    <w:rsid w:val="00473BC7"/>
    <w:rsid w:val="0047422A"/>
    <w:rsid w:val="00475042"/>
    <w:rsid w:val="004763EB"/>
    <w:rsid w:val="00477314"/>
    <w:rsid w:val="00477618"/>
    <w:rsid w:val="004778E7"/>
    <w:rsid w:val="0048041B"/>
    <w:rsid w:val="00480E5E"/>
    <w:rsid w:val="004810EE"/>
    <w:rsid w:val="00481833"/>
    <w:rsid w:val="00481D48"/>
    <w:rsid w:val="0048230B"/>
    <w:rsid w:val="00482A08"/>
    <w:rsid w:val="00482B1D"/>
    <w:rsid w:val="0048316C"/>
    <w:rsid w:val="0048361E"/>
    <w:rsid w:val="0048475F"/>
    <w:rsid w:val="00484B89"/>
    <w:rsid w:val="00484DFB"/>
    <w:rsid w:val="00486ECF"/>
    <w:rsid w:val="00490625"/>
    <w:rsid w:val="00490C96"/>
    <w:rsid w:val="00492221"/>
    <w:rsid w:val="00492D5D"/>
    <w:rsid w:val="00493623"/>
    <w:rsid w:val="00493828"/>
    <w:rsid w:val="00495CA6"/>
    <w:rsid w:val="00496B3A"/>
    <w:rsid w:val="00496D89"/>
    <w:rsid w:val="00497395"/>
    <w:rsid w:val="00497F16"/>
    <w:rsid w:val="004A0EB0"/>
    <w:rsid w:val="004A19B1"/>
    <w:rsid w:val="004A1F7D"/>
    <w:rsid w:val="004A3C60"/>
    <w:rsid w:val="004A4463"/>
    <w:rsid w:val="004A4E09"/>
    <w:rsid w:val="004A5B24"/>
    <w:rsid w:val="004A5F1C"/>
    <w:rsid w:val="004A6F13"/>
    <w:rsid w:val="004A7645"/>
    <w:rsid w:val="004B0007"/>
    <w:rsid w:val="004B195A"/>
    <w:rsid w:val="004B22D6"/>
    <w:rsid w:val="004B2DA6"/>
    <w:rsid w:val="004B3587"/>
    <w:rsid w:val="004B367F"/>
    <w:rsid w:val="004B36AA"/>
    <w:rsid w:val="004B60B4"/>
    <w:rsid w:val="004B66A5"/>
    <w:rsid w:val="004C080A"/>
    <w:rsid w:val="004C364D"/>
    <w:rsid w:val="004C4AC2"/>
    <w:rsid w:val="004C6AEA"/>
    <w:rsid w:val="004C6C4A"/>
    <w:rsid w:val="004D0045"/>
    <w:rsid w:val="004D01AE"/>
    <w:rsid w:val="004D04BD"/>
    <w:rsid w:val="004D0E64"/>
    <w:rsid w:val="004D1D63"/>
    <w:rsid w:val="004D3B27"/>
    <w:rsid w:val="004D5EF8"/>
    <w:rsid w:val="004D6873"/>
    <w:rsid w:val="004D6F05"/>
    <w:rsid w:val="004D7BFA"/>
    <w:rsid w:val="004E0519"/>
    <w:rsid w:val="004E20B3"/>
    <w:rsid w:val="004E4CDD"/>
    <w:rsid w:val="004E4D6B"/>
    <w:rsid w:val="004E5808"/>
    <w:rsid w:val="004E5EE5"/>
    <w:rsid w:val="004E7141"/>
    <w:rsid w:val="004F0506"/>
    <w:rsid w:val="004F09C2"/>
    <w:rsid w:val="004F11FE"/>
    <w:rsid w:val="004F1419"/>
    <w:rsid w:val="004F2252"/>
    <w:rsid w:val="004F2B81"/>
    <w:rsid w:val="004F309C"/>
    <w:rsid w:val="004F483D"/>
    <w:rsid w:val="004F5246"/>
    <w:rsid w:val="004F6041"/>
    <w:rsid w:val="004F612C"/>
    <w:rsid w:val="004F6A76"/>
    <w:rsid w:val="00501C35"/>
    <w:rsid w:val="00504235"/>
    <w:rsid w:val="00504B9F"/>
    <w:rsid w:val="00504F95"/>
    <w:rsid w:val="00505289"/>
    <w:rsid w:val="00505C06"/>
    <w:rsid w:val="0050700C"/>
    <w:rsid w:val="00510241"/>
    <w:rsid w:val="00511744"/>
    <w:rsid w:val="00512013"/>
    <w:rsid w:val="0051215A"/>
    <w:rsid w:val="005128F3"/>
    <w:rsid w:val="00514277"/>
    <w:rsid w:val="005144B7"/>
    <w:rsid w:val="005157F2"/>
    <w:rsid w:val="00515948"/>
    <w:rsid w:val="00520370"/>
    <w:rsid w:val="005208D2"/>
    <w:rsid w:val="0052112D"/>
    <w:rsid w:val="005216EF"/>
    <w:rsid w:val="0052179F"/>
    <w:rsid w:val="00521EF7"/>
    <w:rsid w:val="00522486"/>
    <w:rsid w:val="00522B98"/>
    <w:rsid w:val="00523EAF"/>
    <w:rsid w:val="00524CB2"/>
    <w:rsid w:val="00524FA3"/>
    <w:rsid w:val="0052569E"/>
    <w:rsid w:val="00525D97"/>
    <w:rsid w:val="00527F0A"/>
    <w:rsid w:val="00531AFF"/>
    <w:rsid w:val="00532390"/>
    <w:rsid w:val="00533970"/>
    <w:rsid w:val="00533ABC"/>
    <w:rsid w:val="00536169"/>
    <w:rsid w:val="005449BE"/>
    <w:rsid w:val="00544C7C"/>
    <w:rsid w:val="005452B1"/>
    <w:rsid w:val="00545935"/>
    <w:rsid w:val="00545D70"/>
    <w:rsid w:val="00546F34"/>
    <w:rsid w:val="00550C45"/>
    <w:rsid w:val="00551C7D"/>
    <w:rsid w:val="00553153"/>
    <w:rsid w:val="0055354B"/>
    <w:rsid w:val="0055363B"/>
    <w:rsid w:val="00553D6E"/>
    <w:rsid w:val="00554F48"/>
    <w:rsid w:val="00555ECB"/>
    <w:rsid w:val="00556CE8"/>
    <w:rsid w:val="00557826"/>
    <w:rsid w:val="00557E30"/>
    <w:rsid w:val="005620C2"/>
    <w:rsid w:val="00563125"/>
    <w:rsid w:val="00563CAA"/>
    <w:rsid w:val="00563DF5"/>
    <w:rsid w:val="00564C20"/>
    <w:rsid w:val="00566C67"/>
    <w:rsid w:val="0057066B"/>
    <w:rsid w:val="0057068E"/>
    <w:rsid w:val="00570F38"/>
    <w:rsid w:val="005738ED"/>
    <w:rsid w:val="0057441C"/>
    <w:rsid w:val="00575380"/>
    <w:rsid w:val="00575DE4"/>
    <w:rsid w:val="00575E5C"/>
    <w:rsid w:val="005763B6"/>
    <w:rsid w:val="00576F8A"/>
    <w:rsid w:val="005802B3"/>
    <w:rsid w:val="0058091B"/>
    <w:rsid w:val="00581EE1"/>
    <w:rsid w:val="0058329E"/>
    <w:rsid w:val="005836A5"/>
    <w:rsid w:val="0058374F"/>
    <w:rsid w:val="00584AF0"/>
    <w:rsid w:val="00586A01"/>
    <w:rsid w:val="00586A1F"/>
    <w:rsid w:val="005910FF"/>
    <w:rsid w:val="0059246E"/>
    <w:rsid w:val="00592F4C"/>
    <w:rsid w:val="00592FCA"/>
    <w:rsid w:val="0059400B"/>
    <w:rsid w:val="005941B8"/>
    <w:rsid w:val="0059462A"/>
    <w:rsid w:val="005961F2"/>
    <w:rsid w:val="00596A3D"/>
    <w:rsid w:val="005A081A"/>
    <w:rsid w:val="005A0D0C"/>
    <w:rsid w:val="005A112A"/>
    <w:rsid w:val="005A179F"/>
    <w:rsid w:val="005A2DEB"/>
    <w:rsid w:val="005A329C"/>
    <w:rsid w:val="005A3CA2"/>
    <w:rsid w:val="005A4586"/>
    <w:rsid w:val="005A4941"/>
    <w:rsid w:val="005A59AB"/>
    <w:rsid w:val="005A6724"/>
    <w:rsid w:val="005A6ECE"/>
    <w:rsid w:val="005A7561"/>
    <w:rsid w:val="005B0F4F"/>
    <w:rsid w:val="005B1E43"/>
    <w:rsid w:val="005B43B5"/>
    <w:rsid w:val="005B71D9"/>
    <w:rsid w:val="005B73A4"/>
    <w:rsid w:val="005B7A58"/>
    <w:rsid w:val="005C11E2"/>
    <w:rsid w:val="005C15FB"/>
    <w:rsid w:val="005C365E"/>
    <w:rsid w:val="005C468D"/>
    <w:rsid w:val="005C6259"/>
    <w:rsid w:val="005C682B"/>
    <w:rsid w:val="005D063E"/>
    <w:rsid w:val="005D0AA1"/>
    <w:rsid w:val="005D434C"/>
    <w:rsid w:val="005D4FB2"/>
    <w:rsid w:val="005D5489"/>
    <w:rsid w:val="005D6B37"/>
    <w:rsid w:val="005D7F12"/>
    <w:rsid w:val="005E032F"/>
    <w:rsid w:val="005E2205"/>
    <w:rsid w:val="005E3225"/>
    <w:rsid w:val="005E3D8B"/>
    <w:rsid w:val="005E5080"/>
    <w:rsid w:val="005E6081"/>
    <w:rsid w:val="005E629A"/>
    <w:rsid w:val="005E6BB0"/>
    <w:rsid w:val="005E752B"/>
    <w:rsid w:val="005E78A8"/>
    <w:rsid w:val="005F0065"/>
    <w:rsid w:val="005F349F"/>
    <w:rsid w:val="005F39B2"/>
    <w:rsid w:val="005F4156"/>
    <w:rsid w:val="005F45BB"/>
    <w:rsid w:val="005F4790"/>
    <w:rsid w:val="005F517D"/>
    <w:rsid w:val="005F5A83"/>
    <w:rsid w:val="005F672E"/>
    <w:rsid w:val="005F6845"/>
    <w:rsid w:val="005F7361"/>
    <w:rsid w:val="005F7933"/>
    <w:rsid w:val="0060172E"/>
    <w:rsid w:val="00602962"/>
    <w:rsid w:val="006030D9"/>
    <w:rsid w:val="00604518"/>
    <w:rsid w:val="00604AF8"/>
    <w:rsid w:val="0060540A"/>
    <w:rsid w:val="00606296"/>
    <w:rsid w:val="00606CED"/>
    <w:rsid w:val="00607D36"/>
    <w:rsid w:val="006116DF"/>
    <w:rsid w:val="006116EF"/>
    <w:rsid w:val="00611E33"/>
    <w:rsid w:val="0061334F"/>
    <w:rsid w:val="00613402"/>
    <w:rsid w:val="00613B4B"/>
    <w:rsid w:val="00614284"/>
    <w:rsid w:val="006175DD"/>
    <w:rsid w:val="00620B33"/>
    <w:rsid w:val="006215F4"/>
    <w:rsid w:val="0062227E"/>
    <w:rsid w:val="00622993"/>
    <w:rsid w:val="00624165"/>
    <w:rsid w:val="0062529B"/>
    <w:rsid w:val="006253F6"/>
    <w:rsid w:val="00625429"/>
    <w:rsid w:val="0063051C"/>
    <w:rsid w:val="00630AFB"/>
    <w:rsid w:val="00630C1E"/>
    <w:rsid w:val="006314BF"/>
    <w:rsid w:val="00631A15"/>
    <w:rsid w:val="00632868"/>
    <w:rsid w:val="006343E4"/>
    <w:rsid w:val="00635927"/>
    <w:rsid w:val="00635BC5"/>
    <w:rsid w:val="006363C4"/>
    <w:rsid w:val="00636D5D"/>
    <w:rsid w:val="00637FD5"/>
    <w:rsid w:val="0064034A"/>
    <w:rsid w:val="006406E1"/>
    <w:rsid w:val="006408EC"/>
    <w:rsid w:val="00640FF6"/>
    <w:rsid w:val="00645769"/>
    <w:rsid w:val="0064641B"/>
    <w:rsid w:val="00646D80"/>
    <w:rsid w:val="00647853"/>
    <w:rsid w:val="00647C4A"/>
    <w:rsid w:val="00647FC2"/>
    <w:rsid w:val="006503FF"/>
    <w:rsid w:val="006509F4"/>
    <w:rsid w:val="00650E9F"/>
    <w:rsid w:val="006510FB"/>
    <w:rsid w:val="00651666"/>
    <w:rsid w:val="00652597"/>
    <w:rsid w:val="00653B54"/>
    <w:rsid w:val="00653C1E"/>
    <w:rsid w:val="00653E0A"/>
    <w:rsid w:val="0065799A"/>
    <w:rsid w:val="0066002F"/>
    <w:rsid w:val="00660ABE"/>
    <w:rsid w:val="00660F6D"/>
    <w:rsid w:val="006613F4"/>
    <w:rsid w:val="006628F6"/>
    <w:rsid w:val="00665D8E"/>
    <w:rsid w:val="0066647F"/>
    <w:rsid w:val="00667D24"/>
    <w:rsid w:val="006709D5"/>
    <w:rsid w:val="006724E0"/>
    <w:rsid w:val="0067263B"/>
    <w:rsid w:val="00673A92"/>
    <w:rsid w:val="0067553A"/>
    <w:rsid w:val="00675AE3"/>
    <w:rsid w:val="00676C8E"/>
    <w:rsid w:val="00676CCA"/>
    <w:rsid w:val="00676CD6"/>
    <w:rsid w:val="00677CF1"/>
    <w:rsid w:val="00680DD5"/>
    <w:rsid w:val="00681497"/>
    <w:rsid w:val="0068208C"/>
    <w:rsid w:val="0068209E"/>
    <w:rsid w:val="00682743"/>
    <w:rsid w:val="00683127"/>
    <w:rsid w:val="006835DC"/>
    <w:rsid w:val="00683F3B"/>
    <w:rsid w:val="0068423C"/>
    <w:rsid w:val="00684809"/>
    <w:rsid w:val="00684C28"/>
    <w:rsid w:val="006863A8"/>
    <w:rsid w:val="00686D49"/>
    <w:rsid w:val="006870AF"/>
    <w:rsid w:val="00687B05"/>
    <w:rsid w:val="0069148B"/>
    <w:rsid w:val="00691C00"/>
    <w:rsid w:val="00693767"/>
    <w:rsid w:val="006944C2"/>
    <w:rsid w:val="00694F38"/>
    <w:rsid w:val="00696AAD"/>
    <w:rsid w:val="006976F5"/>
    <w:rsid w:val="006A054E"/>
    <w:rsid w:val="006A12EC"/>
    <w:rsid w:val="006A14CF"/>
    <w:rsid w:val="006A2EFE"/>
    <w:rsid w:val="006A4353"/>
    <w:rsid w:val="006A651F"/>
    <w:rsid w:val="006A72FA"/>
    <w:rsid w:val="006A74B5"/>
    <w:rsid w:val="006A7C5C"/>
    <w:rsid w:val="006B1A91"/>
    <w:rsid w:val="006B2AC3"/>
    <w:rsid w:val="006B3150"/>
    <w:rsid w:val="006B39D0"/>
    <w:rsid w:val="006B3AED"/>
    <w:rsid w:val="006B5162"/>
    <w:rsid w:val="006B5898"/>
    <w:rsid w:val="006B5B7D"/>
    <w:rsid w:val="006C0181"/>
    <w:rsid w:val="006C11AC"/>
    <w:rsid w:val="006C1614"/>
    <w:rsid w:val="006C1B99"/>
    <w:rsid w:val="006C1C69"/>
    <w:rsid w:val="006C226B"/>
    <w:rsid w:val="006C5797"/>
    <w:rsid w:val="006C6447"/>
    <w:rsid w:val="006C67D9"/>
    <w:rsid w:val="006C7C98"/>
    <w:rsid w:val="006D1000"/>
    <w:rsid w:val="006D11A2"/>
    <w:rsid w:val="006D267E"/>
    <w:rsid w:val="006D4AFC"/>
    <w:rsid w:val="006D6110"/>
    <w:rsid w:val="006D63AB"/>
    <w:rsid w:val="006D661F"/>
    <w:rsid w:val="006D6723"/>
    <w:rsid w:val="006D6CA7"/>
    <w:rsid w:val="006D7A57"/>
    <w:rsid w:val="006D7DF9"/>
    <w:rsid w:val="006E0F8C"/>
    <w:rsid w:val="006E3784"/>
    <w:rsid w:val="006E3B88"/>
    <w:rsid w:val="006E59D6"/>
    <w:rsid w:val="006E5C4C"/>
    <w:rsid w:val="006E6A6D"/>
    <w:rsid w:val="006E6CA9"/>
    <w:rsid w:val="006E6E98"/>
    <w:rsid w:val="006F1A95"/>
    <w:rsid w:val="006F2137"/>
    <w:rsid w:val="006F22B6"/>
    <w:rsid w:val="006F33FA"/>
    <w:rsid w:val="006F5135"/>
    <w:rsid w:val="006F6145"/>
    <w:rsid w:val="006F6333"/>
    <w:rsid w:val="006F6AF5"/>
    <w:rsid w:val="006F73E6"/>
    <w:rsid w:val="006F7AD6"/>
    <w:rsid w:val="006F7F34"/>
    <w:rsid w:val="00700B38"/>
    <w:rsid w:val="00702236"/>
    <w:rsid w:val="00702CA9"/>
    <w:rsid w:val="00703612"/>
    <w:rsid w:val="0070488A"/>
    <w:rsid w:val="00704A25"/>
    <w:rsid w:val="00705178"/>
    <w:rsid w:val="00706DD9"/>
    <w:rsid w:val="00707B57"/>
    <w:rsid w:val="00710055"/>
    <w:rsid w:val="00710A4A"/>
    <w:rsid w:val="00710F72"/>
    <w:rsid w:val="007127D7"/>
    <w:rsid w:val="007161F2"/>
    <w:rsid w:val="0071639E"/>
    <w:rsid w:val="00716BDB"/>
    <w:rsid w:val="00716EC1"/>
    <w:rsid w:val="00717EAA"/>
    <w:rsid w:val="00717ECB"/>
    <w:rsid w:val="00721457"/>
    <w:rsid w:val="00721F6B"/>
    <w:rsid w:val="00722FE3"/>
    <w:rsid w:val="0072324D"/>
    <w:rsid w:val="007262DD"/>
    <w:rsid w:val="007269BE"/>
    <w:rsid w:val="00730159"/>
    <w:rsid w:val="0073015B"/>
    <w:rsid w:val="00730D1E"/>
    <w:rsid w:val="0073190B"/>
    <w:rsid w:val="00732129"/>
    <w:rsid w:val="00733422"/>
    <w:rsid w:val="00733AC2"/>
    <w:rsid w:val="007346D7"/>
    <w:rsid w:val="00734970"/>
    <w:rsid w:val="007356E9"/>
    <w:rsid w:val="00736A49"/>
    <w:rsid w:val="0074072E"/>
    <w:rsid w:val="00740C8D"/>
    <w:rsid w:val="00740D8D"/>
    <w:rsid w:val="00741793"/>
    <w:rsid w:val="00743095"/>
    <w:rsid w:val="00744A0C"/>
    <w:rsid w:val="00744D17"/>
    <w:rsid w:val="0074575B"/>
    <w:rsid w:val="00746D7B"/>
    <w:rsid w:val="00746EDC"/>
    <w:rsid w:val="0075043C"/>
    <w:rsid w:val="00751C8D"/>
    <w:rsid w:val="00754124"/>
    <w:rsid w:val="00754166"/>
    <w:rsid w:val="007547B9"/>
    <w:rsid w:val="00754EB7"/>
    <w:rsid w:val="007552AA"/>
    <w:rsid w:val="00755BD4"/>
    <w:rsid w:val="0075604B"/>
    <w:rsid w:val="007562DF"/>
    <w:rsid w:val="00760E87"/>
    <w:rsid w:val="00762188"/>
    <w:rsid w:val="007629AD"/>
    <w:rsid w:val="00762ABC"/>
    <w:rsid w:val="007636D4"/>
    <w:rsid w:val="007644EE"/>
    <w:rsid w:val="00764C65"/>
    <w:rsid w:val="0076515C"/>
    <w:rsid w:val="00765A8F"/>
    <w:rsid w:val="00765C7D"/>
    <w:rsid w:val="00767AAC"/>
    <w:rsid w:val="00767F00"/>
    <w:rsid w:val="0077077D"/>
    <w:rsid w:val="00770EE8"/>
    <w:rsid w:val="0077383A"/>
    <w:rsid w:val="007739E1"/>
    <w:rsid w:val="00774059"/>
    <w:rsid w:val="00775A77"/>
    <w:rsid w:val="00775D57"/>
    <w:rsid w:val="00777A9C"/>
    <w:rsid w:val="00780158"/>
    <w:rsid w:val="007814F3"/>
    <w:rsid w:val="00781B00"/>
    <w:rsid w:val="00781CA5"/>
    <w:rsid w:val="00781CED"/>
    <w:rsid w:val="0078311C"/>
    <w:rsid w:val="007832C6"/>
    <w:rsid w:val="007840AC"/>
    <w:rsid w:val="0078567E"/>
    <w:rsid w:val="00786F13"/>
    <w:rsid w:val="00790785"/>
    <w:rsid w:val="00790D05"/>
    <w:rsid w:val="00790D77"/>
    <w:rsid w:val="00791188"/>
    <w:rsid w:val="00792045"/>
    <w:rsid w:val="0079245E"/>
    <w:rsid w:val="00792695"/>
    <w:rsid w:val="0079520C"/>
    <w:rsid w:val="0079585A"/>
    <w:rsid w:val="007962E2"/>
    <w:rsid w:val="00797ED1"/>
    <w:rsid w:val="00797F4E"/>
    <w:rsid w:val="007A00A7"/>
    <w:rsid w:val="007A04FB"/>
    <w:rsid w:val="007A169C"/>
    <w:rsid w:val="007A1942"/>
    <w:rsid w:val="007A23FC"/>
    <w:rsid w:val="007A3688"/>
    <w:rsid w:val="007A5266"/>
    <w:rsid w:val="007A530F"/>
    <w:rsid w:val="007A567D"/>
    <w:rsid w:val="007A6C2E"/>
    <w:rsid w:val="007B22DC"/>
    <w:rsid w:val="007B2F10"/>
    <w:rsid w:val="007B4627"/>
    <w:rsid w:val="007B4DE4"/>
    <w:rsid w:val="007B759A"/>
    <w:rsid w:val="007C1221"/>
    <w:rsid w:val="007C1C73"/>
    <w:rsid w:val="007C2FFE"/>
    <w:rsid w:val="007C3500"/>
    <w:rsid w:val="007C4311"/>
    <w:rsid w:val="007C5671"/>
    <w:rsid w:val="007C5F77"/>
    <w:rsid w:val="007D0344"/>
    <w:rsid w:val="007D0485"/>
    <w:rsid w:val="007D0A99"/>
    <w:rsid w:val="007D2467"/>
    <w:rsid w:val="007D2768"/>
    <w:rsid w:val="007D2BD6"/>
    <w:rsid w:val="007D4ABB"/>
    <w:rsid w:val="007D512B"/>
    <w:rsid w:val="007D6014"/>
    <w:rsid w:val="007D67A5"/>
    <w:rsid w:val="007D7E99"/>
    <w:rsid w:val="007E142B"/>
    <w:rsid w:val="007E25EC"/>
    <w:rsid w:val="007E2692"/>
    <w:rsid w:val="007E27E1"/>
    <w:rsid w:val="007E3921"/>
    <w:rsid w:val="007E3B45"/>
    <w:rsid w:val="007E4397"/>
    <w:rsid w:val="007E4902"/>
    <w:rsid w:val="007E4CCE"/>
    <w:rsid w:val="007E4E28"/>
    <w:rsid w:val="007E4EE2"/>
    <w:rsid w:val="007E7DBE"/>
    <w:rsid w:val="007F0F3F"/>
    <w:rsid w:val="007F19B3"/>
    <w:rsid w:val="007F5EA7"/>
    <w:rsid w:val="007F61B4"/>
    <w:rsid w:val="007F7997"/>
    <w:rsid w:val="007F7B65"/>
    <w:rsid w:val="007F7CD4"/>
    <w:rsid w:val="00800B14"/>
    <w:rsid w:val="00800C9F"/>
    <w:rsid w:val="00800EDB"/>
    <w:rsid w:val="00800FDE"/>
    <w:rsid w:val="00800FFC"/>
    <w:rsid w:val="00801BB4"/>
    <w:rsid w:val="00803275"/>
    <w:rsid w:val="00803908"/>
    <w:rsid w:val="00805A75"/>
    <w:rsid w:val="00807B8F"/>
    <w:rsid w:val="00813D0B"/>
    <w:rsid w:val="00815650"/>
    <w:rsid w:val="008157D5"/>
    <w:rsid w:val="0081587A"/>
    <w:rsid w:val="00815EB7"/>
    <w:rsid w:val="008200BD"/>
    <w:rsid w:val="00820417"/>
    <w:rsid w:val="00821E3A"/>
    <w:rsid w:val="008221D3"/>
    <w:rsid w:val="00822F04"/>
    <w:rsid w:val="00823F69"/>
    <w:rsid w:val="0082773B"/>
    <w:rsid w:val="00827B05"/>
    <w:rsid w:val="00830112"/>
    <w:rsid w:val="0083065F"/>
    <w:rsid w:val="008344FB"/>
    <w:rsid w:val="00835092"/>
    <w:rsid w:val="0083568C"/>
    <w:rsid w:val="00835E31"/>
    <w:rsid w:val="00835E8A"/>
    <w:rsid w:val="008361B4"/>
    <w:rsid w:val="008366D4"/>
    <w:rsid w:val="00836EBE"/>
    <w:rsid w:val="008410B2"/>
    <w:rsid w:val="008411F2"/>
    <w:rsid w:val="008418E1"/>
    <w:rsid w:val="0084196F"/>
    <w:rsid w:val="00842288"/>
    <w:rsid w:val="008423EC"/>
    <w:rsid w:val="00842BCD"/>
    <w:rsid w:val="00843F4C"/>
    <w:rsid w:val="00845C7F"/>
    <w:rsid w:val="00845DFE"/>
    <w:rsid w:val="0084645C"/>
    <w:rsid w:val="00846966"/>
    <w:rsid w:val="008473F8"/>
    <w:rsid w:val="0085076D"/>
    <w:rsid w:val="0085120A"/>
    <w:rsid w:val="008512F2"/>
    <w:rsid w:val="00851882"/>
    <w:rsid w:val="00855F29"/>
    <w:rsid w:val="00856227"/>
    <w:rsid w:val="00856808"/>
    <w:rsid w:val="00856D23"/>
    <w:rsid w:val="008607B8"/>
    <w:rsid w:val="008623A3"/>
    <w:rsid w:val="00862A53"/>
    <w:rsid w:val="00862D36"/>
    <w:rsid w:val="00863D5D"/>
    <w:rsid w:val="00864474"/>
    <w:rsid w:val="00864BA7"/>
    <w:rsid w:val="00864D54"/>
    <w:rsid w:val="00865120"/>
    <w:rsid w:val="00866528"/>
    <w:rsid w:val="00866771"/>
    <w:rsid w:val="00867635"/>
    <w:rsid w:val="00870137"/>
    <w:rsid w:val="008704C4"/>
    <w:rsid w:val="00871287"/>
    <w:rsid w:val="00871F84"/>
    <w:rsid w:val="00872274"/>
    <w:rsid w:val="00874642"/>
    <w:rsid w:val="00874D8C"/>
    <w:rsid w:val="00880347"/>
    <w:rsid w:val="00880DEA"/>
    <w:rsid w:val="00885393"/>
    <w:rsid w:val="00885CA7"/>
    <w:rsid w:val="008868DA"/>
    <w:rsid w:val="00886F25"/>
    <w:rsid w:val="008877B3"/>
    <w:rsid w:val="008919E1"/>
    <w:rsid w:val="00891FAD"/>
    <w:rsid w:val="0089200E"/>
    <w:rsid w:val="0089264F"/>
    <w:rsid w:val="00892DD1"/>
    <w:rsid w:val="00892F03"/>
    <w:rsid w:val="008930F5"/>
    <w:rsid w:val="00893A26"/>
    <w:rsid w:val="00896788"/>
    <w:rsid w:val="00896960"/>
    <w:rsid w:val="0089722F"/>
    <w:rsid w:val="008A081C"/>
    <w:rsid w:val="008A2224"/>
    <w:rsid w:val="008A2662"/>
    <w:rsid w:val="008A3641"/>
    <w:rsid w:val="008A5B05"/>
    <w:rsid w:val="008A66FE"/>
    <w:rsid w:val="008A6CF8"/>
    <w:rsid w:val="008A79EA"/>
    <w:rsid w:val="008B15F2"/>
    <w:rsid w:val="008B1C79"/>
    <w:rsid w:val="008B2557"/>
    <w:rsid w:val="008B32BC"/>
    <w:rsid w:val="008B481F"/>
    <w:rsid w:val="008B5F65"/>
    <w:rsid w:val="008B6175"/>
    <w:rsid w:val="008C3F6C"/>
    <w:rsid w:val="008C43AA"/>
    <w:rsid w:val="008C4E3D"/>
    <w:rsid w:val="008C55DC"/>
    <w:rsid w:val="008C56A3"/>
    <w:rsid w:val="008C573A"/>
    <w:rsid w:val="008C5902"/>
    <w:rsid w:val="008C775C"/>
    <w:rsid w:val="008D2716"/>
    <w:rsid w:val="008D3329"/>
    <w:rsid w:val="008D5254"/>
    <w:rsid w:val="008D534D"/>
    <w:rsid w:val="008D6A76"/>
    <w:rsid w:val="008D733E"/>
    <w:rsid w:val="008E04A8"/>
    <w:rsid w:val="008E05C1"/>
    <w:rsid w:val="008E05E2"/>
    <w:rsid w:val="008E0C64"/>
    <w:rsid w:val="008E130E"/>
    <w:rsid w:val="008E2707"/>
    <w:rsid w:val="008E3351"/>
    <w:rsid w:val="008E3EDE"/>
    <w:rsid w:val="008E3F30"/>
    <w:rsid w:val="008E44D8"/>
    <w:rsid w:val="008E49D5"/>
    <w:rsid w:val="008E67B4"/>
    <w:rsid w:val="008E7480"/>
    <w:rsid w:val="008E75A0"/>
    <w:rsid w:val="008F3A4E"/>
    <w:rsid w:val="008F3BF6"/>
    <w:rsid w:val="008F40D0"/>
    <w:rsid w:val="008F4B0A"/>
    <w:rsid w:val="008F4C09"/>
    <w:rsid w:val="008F57EE"/>
    <w:rsid w:val="008F680C"/>
    <w:rsid w:val="008F6E33"/>
    <w:rsid w:val="008F701C"/>
    <w:rsid w:val="0090218A"/>
    <w:rsid w:val="00902F62"/>
    <w:rsid w:val="00904DFB"/>
    <w:rsid w:val="0090562E"/>
    <w:rsid w:val="00905748"/>
    <w:rsid w:val="00905C90"/>
    <w:rsid w:val="00905CD6"/>
    <w:rsid w:val="009074A0"/>
    <w:rsid w:val="0091001F"/>
    <w:rsid w:val="0091040B"/>
    <w:rsid w:val="009112EE"/>
    <w:rsid w:val="00911A8A"/>
    <w:rsid w:val="00912444"/>
    <w:rsid w:val="00912500"/>
    <w:rsid w:val="009144F7"/>
    <w:rsid w:val="00914A0B"/>
    <w:rsid w:val="009168B3"/>
    <w:rsid w:val="00917323"/>
    <w:rsid w:val="00917B05"/>
    <w:rsid w:val="0092148F"/>
    <w:rsid w:val="0092237C"/>
    <w:rsid w:val="0092264B"/>
    <w:rsid w:val="00923C0D"/>
    <w:rsid w:val="00924829"/>
    <w:rsid w:val="009266B9"/>
    <w:rsid w:val="009275A5"/>
    <w:rsid w:val="00927CEB"/>
    <w:rsid w:val="009300BF"/>
    <w:rsid w:val="00930AA5"/>
    <w:rsid w:val="009323CE"/>
    <w:rsid w:val="00935BEF"/>
    <w:rsid w:val="00937397"/>
    <w:rsid w:val="0094112A"/>
    <w:rsid w:val="009419D6"/>
    <w:rsid w:val="00941B95"/>
    <w:rsid w:val="00942081"/>
    <w:rsid w:val="0094336B"/>
    <w:rsid w:val="00944273"/>
    <w:rsid w:val="00945512"/>
    <w:rsid w:val="0094662A"/>
    <w:rsid w:val="00946A31"/>
    <w:rsid w:val="0095224F"/>
    <w:rsid w:val="00952966"/>
    <w:rsid w:val="00953D5C"/>
    <w:rsid w:val="00954C0E"/>
    <w:rsid w:val="009552C6"/>
    <w:rsid w:val="009577DC"/>
    <w:rsid w:val="0095792E"/>
    <w:rsid w:val="00957F11"/>
    <w:rsid w:val="00960A26"/>
    <w:rsid w:val="00962B57"/>
    <w:rsid w:val="009631AC"/>
    <w:rsid w:val="009636B8"/>
    <w:rsid w:val="0096415E"/>
    <w:rsid w:val="00965133"/>
    <w:rsid w:val="00965650"/>
    <w:rsid w:val="009666B7"/>
    <w:rsid w:val="00971508"/>
    <w:rsid w:val="00972BD3"/>
    <w:rsid w:val="00972DF1"/>
    <w:rsid w:val="00973288"/>
    <w:rsid w:val="0097334F"/>
    <w:rsid w:val="009739BC"/>
    <w:rsid w:val="00975556"/>
    <w:rsid w:val="00976134"/>
    <w:rsid w:val="00976D2F"/>
    <w:rsid w:val="00976E11"/>
    <w:rsid w:val="00977610"/>
    <w:rsid w:val="009815DF"/>
    <w:rsid w:val="0098172F"/>
    <w:rsid w:val="00981A57"/>
    <w:rsid w:val="0098409E"/>
    <w:rsid w:val="00984E9D"/>
    <w:rsid w:val="00985F8E"/>
    <w:rsid w:val="009879FB"/>
    <w:rsid w:val="00987DA2"/>
    <w:rsid w:val="00991179"/>
    <w:rsid w:val="00992078"/>
    <w:rsid w:val="00992520"/>
    <w:rsid w:val="009942D8"/>
    <w:rsid w:val="00994ECC"/>
    <w:rsid w:val="0099738A"/>
    <w:rsid w:val="0099769A"/>
    <w:rsid w:val="0099AC18"/>
    <w:rsid w:val="009A0056"/>
    <w:rsid w:val="009A020B"/>
    <w:rsid w:val="009A0ACC"/>
    <w:rsid w:val="009A1893"/>
    <w:rsid w:val="009A1DD2"/>
    <w:rsid w:val="009A2135"/>
    <w:rsid w:val="009A26D1"/>
    <w:rsid w:val="009A27FA"/>
    <w:rsid w:val="009A385D"/>
    <w:rsid w:val="009A442B"/>
    <w:rsid w:val="009A4C2A"/>
    <w:rsid w:val="009A52A3"/>
    <w:rsid w:val="009A53A9"/>
    <w:rsid w:val="009A6486"/>
    <w:rsid w:val="009A78D4"/>
    <w:rsid w:val="009A7901"/>
    <w:rsid w:val="009A7FDE"/>
    <w:rsid w:val="009B0A28"/>
    <w:rsid w:val="009B1BC9"/>
    <w:rsid w:val="009B2BFA"/>
    <w:rsid w:val="009B5092"/>
    <w:rsid w:val="009C04D4"/>
    <w:rsid w:val="009C0C13"/>
    <w:rsid w:val="009C116A"/>
    <w:rsid w:val="009C116D"/>
    <w:rsid w:val="009C1BDA"/>
    <w:rsid w:val="009C1F1E"/>
    <w:rsid w:val="009C3091"/>
    <w:rsid w:val="009C36E9"/>
    <w:rsid w:val="009C42B3"/>
    <w:rsid w:val="009C4B00"/>
    <w:rsid w:val="009C5645"/>
    <w:rsid w:val="009C633D"/>
    <w:rsid w:val="009C6D0D"/>
    <w:rsid w:val="009C7162"/>
    <w:rsid w:val="009C7DD8"/>
    <w:rsid w:val="009D0B52"/>
    <w:rsid w:val="009D0E79"/>
    <w:rsid w:val="009D1E62"/>
    <w:rsid w:val="009D3A3E"/>
    <w:rsid w:val="009D3D64"/>
    <w:rsid w:val="009D4612"/>
    <w:rsid w:val="009D5562"/>
    <w:rsid w:val="009E05D7"/>
    <w:rsid w:val="009E0A13"/>
    <w:rsid w:val="009E0B88"/>
    <w:rsid w:val="009E2CF2"/>
    <w:rsid w:val="009E32CD"/>
    <w:rsid w:val="009E32DC"/>
    <w:rsid w:val="009E3511"/>
    <w:rsid w:val="009E36DB"/>
    <w:rsid w:val="009E3C64"/>
    <w:rsid w:val="009E429A"/>
    <w:rsid w:val="009E47D5"/>
    <w:rsid w:val="009E6212"/>
    <w:rsid w:val="009E67BF"/>
    <w:rsid w:val="009E707D"/>
    <w:rsid w:val="009F134F"/>
    <w:rsid w:val="009F3D95"/>
    <w:rsid w:val="009F4FF6"/>
    <w:rsid w:val="009F56B4"/>
    <w:rsid w:val="009F5FE2"/>
    <w:rsid w:val="009F73CC"/>
    <w:rsid w:val="009F7E42"/>
    <w:rsid w:val="00A00208"/>
    <w:rsid w:val="00A00399"/>
    <w:rsid w:val="00A01007"/>
    <w:rsid w:val="00A01F5B"/>
    <w:rsid w:val="00A02161"/>
    <w:rsid w:val="00A04850"/>
    <w:rsid w:val="00A04F4A"/>
    <w:rsid w:val="00A0779C"/>
    <w:rsid w:val="00A07A63"/>
    <w:rsid w:val="00A119D8"/>
    <w:rsid w:val="00A12354"/>
    <w:rsid w:val="00A13463"/>
    <w:rsid w:val="00A14DED"/>
    <w:rsid w:val="00A15082"/>
    <w:rsid w:val="00A15FC2"/>
    <w:rsid w:val="00A1655D"/>
    <w:rsid w:val="00A17012"/>
    <w:rsid w:val="00A204CD"/>
    <w:rsid w:val="00A211A7"/>
    <w:rsid w:val="00A2144C"/>
    <w:rsid w:val="00A24EAF"/>
    <w:rsid w:val="00A305AF"/>
    <w:rsid w:val="00A3137E"/>
    <w:rsid w:val="00A337C8"/>
    <w:rsid w:val="00A343B1"/>
    <w:rsid w:val="00A36942"/>
    <w:rsid w:val="00A3694A"/>
    <w:rsid w:val="00A40BF4"/>
    <w:rsid w:val="00A42B69"/>
    <w:rsid w:val="00A42F93"/>
    <w:rsid w:val="00A435F9"/>
    <w:rsid w:val="00A43CC4"/>
    <w:rsid w:val="00A46A8A"/>
    <w:rsid w:val="00A47167"/>
    <w:rsid w:val="00A504A9"/>
    <w:rsid w:val="00A50EF6"/>
    <w:rsid w:val="00A51572"/>
    <w:rsid w:val="00A52453"/>
    <w:rsid w:val="00A535A9"/>
    <w:rsid w:val="00A53C1E"/>
    <w:rsid w:val="00A55E23"/>
    <w:rsid w:val="00A55EA1"/>
    <w:rsid w:val="00A560B0"/>
    <w:rsid w:val="00A56CB7"/>
    <w:rsid w:val="00A60420"/>
    <w:rsid w:val="00A6282C"/>
    <w:rsid w:val="00A63D53"/>
    <w:rsid w:val="00A64800"/>
    <w:rsid w:val="00A64CD8"/>
    <w:rsid w:val="00A65DAF"/>
    <w:rsid w:val="00A6601B"/>
    <w:rsid w:val="00A66918"/>
    <w:rsid w:val="00A707EF"/>
    <w:rsid w:val="00A70DE9"/>
    <w:rsid w:val="00A735AC"/>
    <w:rsid w:val="00A75AC0"/>
    <w:rsid w:val="00A7614E"/>
    <w:rsid w:val="00A76DFA"/>
    <w:rsid w:val="00A83B18"/>
    <w:rsid w:val="00A83F27"/>
    <w:rsid w:val="00A84074"/>
    <w:rsid w:val="00A84158"/>
    <w:rsid w:val="00A84707"/>
    <w:rsid w:val="00A8517A"/>
    <w:rsid w:val="00A8627C"/>
    <w:rsid w:val="00A86884"/>
    <w:rsid w:val="00A87637"/>
    <w:rsid w:val="00A87C97"/>
    <w:rsid w:val="00A88B6A"/>
    <w:rsid w:val="00A9125B"/>
    <w:rsid w:val="00A9289D"/>
    <w:rsid w:val="00A92FFC"/>
    <w:rsid w:val="00A94195"/>
    <w:rsid w:val="00A9435A"/>
    <w:rsid w:val="00A968F1"/>
    <w:rsid w:val="00A975EE"/>
    <w:rsid w:val="00AA2E59"/>
    <w:rsid w:val="00AA3161"/>
    <w:rsid w:val="00AA420A"/>
    <w:rsid w:val="00AA4C0F"/>
    <w:rsid w:val="00AA5C99"/>
    <w:rsid w:val="00AA73F3"/>
    <w:rsid w:val="00AA7411"/>
    <w:rsid w:val="00AA742B"/>
    <w:rsid w:val="00AB0239"/>
    <w:rsid w:val="00AB0286"/>
    <w:rsid w:val="00AB17DC"/>
    <w:rsid w:val="00AB1929"/>
    <w:rsid w:val="00AB2537"/>
    <w:rsid w:val="00AB3817"/>
    <w:rsid w:val="00AB3EC9"/>
    <w:rsid w:val="00AB5243"/>
    <w:rsid w:val="00AB635E"/>
    <w:rsid w:val="00AC16DF"/>
    <w:rsid w:val="00AC3446"/>
    <w:rsid w:val="00AC3C42"/>
    <w:rsid w:val="00AC51CC"/>
    <w:rsid w:val="00AC58E8"/>
    <w:rsid w:val="00AC6A52"/>
    <w:rsid w:val="00AC741E"/>
    <w:rsid w:val="00AC74D6"/>
    <w:rsid w:val="00AD0299"/>
    <w:rsid w:val="00AD063B"/>
    <w:rsid w:val="00AD086C"/>
    <w:rsid w:val="00AD10F2"/>
    <w:rsid w:val="00AD44AB"/>
    <w:rsid w:val="00AD4C0C"/>
    <w:rsid w:val="00AD5115"/>
    <w:rsid w:val="00AD5DC0"/>
    <w:rsid w:val="00AD5F1F"/>
    <w:rsid w:val="00AD62B7"/>
    <w:rsid w:val="00AD6C75"/>
    <w:rsid w:val="00AE0666"/>
    <w:rsid w:val="00AE09B0"/>
    <w:rsid w:val="00AE12C8"/>
    <w:rsid w:val="00AE212E"/>
    <w:rsid w:val="00AE3B47"/>
    <w:rsid w:val="00AE4154"/>
    <w:rsid w:val="00AE4200"/>
    <w:rsid w:val="00AE4E9E"/>
    <w:rsid w:val="00AE4FB2"/>
    <w:rsid w:val="00AE5332"/>
    <w:rsid w:val="00AE57F5"/>
    <w:rsid w:val="00AE5FA3"/>
    <w:rsid w:val="00AE69CF"/>
    <w:rsid w:val="00AE6FB7"/>
    <w:rsid w:val="00AE73A6"/>
    <w:rsid w:val="00AE7F8B"/>
    <w:rsid w:val="00AF31F0"/>
    <w:rsid w:val="00AF4070"/>
    <w:rsid w:val="00AF4BF9"/>
    <w:rsid w:val="00AF4D2F"/>
    <w:rsid w:val="00AF5614"/>
    <w:rsid w:val="00AF576B"/>
    <w:rsid w:val="00AF5899"/>
    <w:rsid w:val="00AF64AB"/>
    <w:rsid w:val="00B00578"/>
    <w:rsid w:val="00B00F7E"/>
    <w:rsid w:val="00B01194"/>
    <w:rsid w:val="00B0124B"/>
    <w:rsid w:val="00B01BC7"/>
    <w:rsid w:val="00B01F1B"/>
    <w:rsid w:val="00B026A6"/>
    <w:rsid w:val="00B04AB8"/>
    <w:rsid w:val="00B05BE3"/>
    <w:rsid w:val="00B061A5"/>
    <w:rsid w:val="00B061B6"/>
    <w:rsid w:val="00B06599"/>
    <w:rsid w:val="00B06D98"/>
    <w:rsid w:val="00B078CA"/>
    <w:rsid w:val="00B07CA7"/>
    <w:rsid w:val="00B1004F"/>
    <w:rsid w:val="00B10C3B"/>
    <w:rsid w:val="00B113D5"/>
    <w:rsid w:val="00B1188D"/>
    <w:rsid w:val="00B11E32"/>
    <w:rsid w:val="00B136F1"/>
    <w:rsid w:val="00B14CCE"/>
    <w:rsid w:val="00B14E7B"/>
    <w:rsid w:val="00B15970"/>
    <w:rsid w:val="00B15F1E"/>
    <w:rsid w:val="00B16210"/>
    <w:rsid w:val="00B174E2"/>
    <w:rsid w:val="00B17E8B"/>
    <w:rsid w:val="00B20E28"/>
    <w:rsid w:val="00B2176B"/>
    <w:rsid w:val="00B22D86"/>
    <w:rsid w:val="00B245B9"/>
    <w:rsid w:val="00B25476"/>
    <w:rsid w:val="00B25532"/>
    <w:rsid w:val="00B25B26"/>
    <w:rsid w:val="00B2673F"/>
    <w:rsid w:val="00B279CA"/>
    <w:rsid w:val="00B3141D"/>
    <w:rsid w:val="00B31712"/>
    <w:rsid w:val="00B3199A"/>
    <w:rsid w:val="00B32C20"/>
    <w:rsid w:val="00B3423F"/>
    <w:rsid w:val="00B342F9"/>
    <w:rsid w:val="00B34706"/>
    <w:rsid w:val="00B3578F"/>
    <w:rsid w:val="00B35E9D"/>
    <w:rsid w:val="00B36263"/>
    <w:rsid w:val="00B3677E"/>
    <w:rsid w:val="00B37662"/>
    <w:rsid w:val="00B37B1E"/>
    <w:rsid w:val="00B37C2F"/>
    <w:rsid w:val="00B37DFA"/>
    <w:rsid w:val="00B42313"/>
    <w:rsid w:val="00B42AEE"/>
    <w:rsid w:val="00B434B8"/>
    <w:rsid w:val="00B44F98"/>
    <w:rsid w:val="00B4560D"/>
    <w:rsid w:val="00B47869"/>
    <w:rsid w:val="00B500AA"/>
    <w:rsid w:val="00B50AEC"/>
    <w:rsid w:val="00B50E59"/>
    <w:rsid w:val="00B535C0"/>
    <w:rsid w:val="00B538D9"/>
    <w:rsid w:val="00B53B1B"/>
    <w:rsid w:val="00B54043"/>
    <w:rsid w:val="00B55997"/>
    <w:rsid w:val="00B6016E"/>
    <w:rsid w:val="00B60BD4"/>
    <w:rsid w:val="00B61939"/>
    <w:rsid w:val="00B61D48"/>
    <w:rsid w:val="00B62120"/>
    <w:rsid w:val="00B6264B"/>
    <w:rsid w:val="00B634B0"/>
    <w:rsid w:val="00B636E4"/>
    <w:rsid w:val="00B63BF6"/>
    <w:rsid w:val="00B6500C"/>
    <w:rsid w:val="00B6505F"/>
    <w:rsid w:val="00B651D8"/>
    <w:rsid w:val="00B706FB"/>
    <w:rsid w:val="00B70B9A"/>
    <w:rsid w:val="00B70D36"/>
    <w:rsid w:val="00B71310"/>
    <w:rsid w:val="00B7218C"/>
    <w:rsid w:val="00B736C4"/>
    <w:rsid w:val="00B757F2"/>
    <w:rsid w:val="00B75826"/>
    <w:rsid w:val="00B758ED"/>
    <w:rsid w:val="00B75BC6"/>
    <w:rsid w:val="00B843E5"/>
    <w:rsid w:val="00B851FF"/>
    <w:rsid w:val="00B87923"/>
    <w:rsid w:val="00B87B18"/>
    <w:rsid w:val="00B87D7E"/>
    <w:rsid w:val="00B905B0"/>
    <w:rsid w:val="00B91475"/>
    <w:rsid w:val="00B9302D"/>
    <w:rsid w:val="00B9400D"/>
    <w:rsid w:val="00B9439E"/>
    <w:rsid w:val="00B94A11"/>
    <w:rsid w:val="00B95C87"/>
    <w:rsid w:val="00B967CA"/>
    <w:rsid w:val="00B9684F"/>
    <w:rsid w:val="00B97C9E"/>
    <w:rsid w:val="00BA2CE8"/>
    <w:rsid w:val="00BA3ABA"/>
    <w:rsid w:val="00BA3FF5"/>
    <w:rsid w:val="00BA41FF"/>
    <w:rsid w:val="00BA5548"/>
    <w:rsid w:val="00BA7BC1"/>
    <w:rsid w:val="00BB176C"/>
    <w:rsid w:val="00BB1C37"/>
    <w:rsid w:val="00BB206B"/>
    <w:rsid w:val="00BB359A"/>
    <w:rsid w:val="00BB4148"/>
    <w:rsid w:val="00BB5677"/>
    <w:rsid w:val="00BB5F17"/>
    <w:rsid w:val="00BC0CBE"/>
    <w:rsid w:val="00BC1399"/>
    <w:rsid w:val="00BC2659"/>
    <w:rsid w:val="00BC289E"/>
    <w:rsid w:val="00BC468B"/>
    <w:rsid w:val="00BC4C37"/>
    <w:rsid w:val="00BC6ADC"/>
    <w:rsid w:val="00BD2940"/>
    <w:rsid w:val="00BD36FD"/>
    <w:rsid w:val="00BD4E69"/>
    <w:rsid w:val="00BD5AA8"/>
    <w:rsid w:val="00BD6059"/>
    <w:rsid w:val="00BD60CD"/>
    <w:rsid w:val="00BD6B20"/>
    <w:rsid w:val="00BE01DC"/>
    <w:rsid w:val="00BE15BE"/>
    <w:rsid w:val="00BE2D34"/>
    <w:rsid w:val="00BE3694"/>
    <w:rsid w:val="00BE44F9"/>
    <w:rsid w:val="00BE45EC"/>
    <w:rsid w:val="00BE54E5"/>
    <w:rsid w:val="00BE6217"/>
    <w:rsid w:val="00BF0C42"/>
    <w:rsid w:val="00BF1402"/>
    <w:rsid w:val="00BF3D19"/>
    <w:rsid w:val="00BF4DB1"/>
    <w:rsid w:val="00BF51E5"/>
    <w:rsid w:val="00BF6258"/>
    <w:rsid w:val="00BF6C47"/>
    <w:rsid w:val="00BF7356"/>
    <w:rsid w:val="00C00C27"/>
    <w:rsid w:val="00C016FA"/>
    <w:rsid w:val="00C025F6"/>
    <w:rsid w:val="00C03630"/>
    <w:rsid w:val="00C03DC2"/>
    <w:rsid w:val="00C049A7"/>
    <w:rsid w:val="00C05023"/>
    <w:rsid w:val="00C05117"/>
    <w:rsid w:val="00C07B24"/>
    <w:rsid w:val="00C12014"/>
    <w:rsid w:val="00C1368C"/>
    <w:rsid w:val="00C14366"/>
    <w:rsid w:val="00C14D7A"/>
    <w:rsid w:val="00C160F5"/>
    <w:rsid w:val="00C16909"/>
    <w:rsid w:val="00C17965"/>
    <w:rsid w:val="00C17EF2"/>
    <w:rsid w:val="00C17FBC"/>
    <w:rsid w:val="00C17FCB"/>
    <w:rsid w:val="00C20085"/>
    <w:rsid w:val="00C20375"/>
    <w:rsid w:val="00C21E0C"/>
    <w:rsid w:val="00C221B9"/>
    <w:rsid w:val="00C23584"/>
    <w:rsid w:val="00C25B0F"/>
    <w:rsid w:val="00C25B63"/>
    <w:rsid w:val="00C273EF"/>
    <w:rsid w:val="00C3022C"/>
    <w:rsid w:val="00C302F4"/>
    <w:rsid w:val="00C30CFA"/>
    <w:rsid w:val="00C32E00"/>
    <w:rsid w:val="00C33669"/>
    <w:rsid w:val="00C34CC0"/>
    <w:rsid w:val="00C36079"/>
    <w:rsid w:val="00C36A6B"/>
    <w:rsid w:val="00C36BC4"/>
    <w:rsid w:val="00C373F2"/>
    <w:rsid w:val="00C37DB5"/>
    <w:rsid w:val="00C4185F"/>
    <w:rsid w:val="00C42219"/>
    <w:rsid w:val="00C42A26"/>
    <w:rsid w:val="00C44618"/>
    <w:rsid w:val="00C451BC"/>
    <w:rsid w:val="00C46294"/>
    <w:rsid w:val="00C467DD"/>
    <w:rsid w:val="00C47EBD"/>
    <w:rsid w:val="00C5063B"/>
    <w:rsid w:val="00C51EAD"/>
    <w:rsid w:val="00C525D3"/>
    <w:rsid w:val="00C526E2"/>
    <w:rsid w:val="00C547BB"/>
    <w:rsid w:val="00C56798"/>
    <w:rsid w:val="00C60D61"/>
    <w:rsid w:val="00C61DAE"/>
    <w:rsid w:val="00C61E67"/>
    <w:rsid w:val="00C62EB5"/>
    <w:rsid w:val="00C6414B"/>
    <w:rsid w:val="00C65F5C"/>
    <w:rsid w:val="00C6705D"/>
    <w:rsid w:val="00C67073"/>
    <w:rsid w:val="00C7116B"/>
    <w:rsid w:val="00C73248"/>
    <w:rsid w:val="00C732C5"/>
    <w:rsid w:val="00C743FE"/>
    <w:rsid w:val="00C756C4"/>
    <w:rsid w:val="00C75C3E"/>
    <w:rsid w:val="00C800AB"/>
    <w:rsid w:val="00C80878"/>
    <w:rsid w:val="00C81766"/>
    <w:rsid w:val="00C83363"/>
    <w:rsid w:val="00C83E9C"/>
    <w:rsid w:val="00C846EB"/>
    <w:rsid w:val="00C84D06"/>
    <w:rsid w:val="00C85873"/>
    <w:rsid w:val="00C858AA"/>
    <w:rsid w:val="00C869D4"/>
    <w:rsid w:val="00C86AC5"/>
    <w:rsid w:val="00C90844"/>
    <w:rsid w:val="00C92857"/>
    <w:rsid w:val="00C939C4"/>
    <w:rsid w:val="00C942B6"/>
    <w:rsid w:val="00C95AED"/>
    <w:rsid w:val="00C97ABF"/>
    <w:rsid w:val="00CA0140"/>
    <w:rsid w:val="00CA2296"/>
    <w:rsid w:val="00CA4E98"/>
    <w:rsid w:val="00CA5F39"/>
    <w:rsid w:val="00CA68D7"/>
    <w:rsid w:val="00CB07E0"/>
    <w:rsid w:val="00CB0F67"/>
    <w:rsid w:val="00CB0FB5"/>
    <w:rsid w:val="00CB1276"/>
    <w:rsid w:val="00CB15ED"/>
    <w:rsid w:val="00CB185C"/>
    <w:rsid w:val="00CB1AFA"/>
    <w:rsid w:val="00CB2201"/>
    <w:rsid w:val="00CB2EA2"/>
    <w:rsid w:val="00CB4DAB"/>
    <w:rsid w:val="00CB710A"/>
    <w:rsid w:val="00CC01F3"/>
    <w:rsid w:val="00CC07E5"/>
    <w:rsid w:val="00CC2745"/>
    <w:rsid w:val="00CC29E5"/>
    <w:rsid w:val="00CC3263"/>
    <w:rsid w:val="00CC403F"/>
    <w:rsid w:val="00CC4C15"/>
    <w:rsid w:val="00CC5237"/>
    <w:rsid w:val="00CC5A4D"/>
    <w:rsid w:val="00CC5EB5"/>
    <w:rsid w:val="00CC6370"/>
    <w:rsid w:val="00CC7B1A"/>
    <w:rsid w:val="00CD1CE8"/>
    <w:rsid w:val="00CD1EA0"/>
    <w:rsid w:val="00CD24F3"/>
    <w:rsid w:val="00CD4CB2"/>
    <w:rsid w:val="00CD61E7"/>
    <w:rsid w:val="00CD72BA"/>
    <w:rsid w:val="00CE0592"/>
    <w:rsid w:val="00CE0A2D"/>
    <w:rsid w:val="00CE1463"/>
    <w:rsid w:val="00CE2958"/>
    <w:rsid w:val="00CE2A32"/>
    <w:rsid w:val="00CE35CE"/>
    <w:rsid w:val="00CE3712"/>
    <w:rsid w:val="00CE4542"/>
    <w:rsid w:val="00CE49A6"/>
    <w:rsid w:val="00CE79B6"/>
    <w:rsid w:val="00CF1B9E"/>
    <w:rsid w:val="00CF2235"/>
    <w:rsid w:val="00CF37FD"/>
    <w:rsid w:val="00CF41C3"/>
    <w:rsid w:val="00CF54A2"/>
    <w:rsid w:val="00CF72E8"/>
    <w:rsid w:val="00CF7DB0"/>
    <w:rsid w:val="00CF7DD5"/>
    <w:rsid w:val="00D0030D"/>
    <w:rsid w:val="00D01868"/>
    <w:rsid w:val="00D021BF"/>
    <w:rsid w:val="00D024B6"/>
    <w:rsid w:val="00D028D5"/>
    <w:rsid w:val="00D02D49"/>
    <w:rsid w:val="00D03DB3"/>
    <w:rsid w:val="00D05340"/>
    <w:rsid w:val="00D06B10"/>
    <w:rsid w:val="00D0747A"/>
    <w:rsid w:val="00D07658"/>
    <w:rsid w:val="00D106BC"/>
    <w:rsid w:val="00D10AB3"/>
    <w:rsid w:val="00D11255"/>
    <w:rsid w:val="00D135B5"/>
    <w:rsid w:val="00D1521E"/>
    <w:rsid w:val="00D15FE9"/>
    <w:rsid w:val="00D175A5"/>
    <w:rsid w:val="00D17EF9"/>
    <w:rsid w:val="00D2076A"/>
    <w:rsid w:val="00D20C7F"/>
    <w:rsid w:val="00D20F85"/>
    <w:rsid w:val="00D21054"/>
    <w:rsid w:val="00D21254"/>
    <w:rsid w:val="00D21A9A"/>
    <w:rsid w:val="00D22277"/>
    <w:rsid w:val="00D2257E"/>
    <w:rsid w:val="00D23222"/>
    <w:rsid w:val="00D237D2"/>
    <w:rsid w:val="00D24DB3"/>
    <w:rsid w:val="00D25A7C"/>
    <w:rsid w:val="00D26738"/>
    <w:rsid w:val="00D27448"/>
    <w:rsid w:val="00D2748F"/>
    <w:rsid w:val="00D27565"/>
    <w:rsid w:val="00D30003"/>
    <w:rsid w:val="00D32625"/>
    <w:rsid w:val="00D340B1"/>
    <w:rsid w:val="00D344C2"/>
    <w:rsid w:val="00D3516B"/>
    <w:rsid w:val="00D353B5"/>
    <w:rsid w:val="00D35499"/>
    <w:rsid w:val="00D364B0"/>
    <w:rsid w:val="00D36C27"/>
    <w:rsid w:val="00D37749"/>
    <w:rsid w:val="00D37BFB"/>
    <w:rsid w:val="00D404FA"/>
    <w:rsid w:val="00D40B06"/>
    <w:rsid w:val="00D41DFC"/>
    <w:rsid w:val="00D420BC"/>
    <w:rsid w:val="00D43E0F"/>
    <w:rsid w:val="00D443CE"/>
    <w:rsid w:val="00D44AFB"/>
    <w:rsid w:val="00D45C51"/>
    <w:rsid w:val="00D509BF"/>
    <w:rsid w:val="00D518DD"/>
    <w:rsid w:val="00D51B19"/>
    <w:rsid w:val="00D51B71"/>
    <w:rsid w:val="00D51BF6"/>
    <w:rsid w:val="00D530AA"/>
    <w:rsid w:val="00D53871"/>
    <w:rsid w:val="00D53AEF"/>
    <w:rsid w:val="00D55EB0"/>
    <w:rsid w:val="00D56C6D"/>
    <w:rsid w:val="00D56E29"/>
    <w:rsid w:val="00D56F53"/>
    <w:rsid w:val="00D60E31"/>
    <w:rsid w:val="00D6132E"/>
    <w:rsid w:val="00D614A7"/>
    <w:rsid w:val="00D639F7"/>
    <w:rsid w:val="00D642F1"/>
    <w:rsid w:val="00D64633"/>
    <w:rsid w:val="00D65106"/>
    <w:rsid w:val="00D65EBC"/>
    <w:rsid w:val="00D67A8A"/>
    <w:rsid w:val="00D70B32"/>
    <w:rsid w:val="00D70DF9"/>
    <w:rsid w:val="00D70EC5"/>
    <w:rsid w:val="00D7124A"/>
    <w:rsid w:val="00D71BE4"/>
    <w:rsid w:val="00D71DBC"/>
    <w:rsid w:val="00D73E8A"/>
    <w:rsid w:val="00D744DB"/>
    <w:rsid w:val="00D77253"/>
    <w:rsid w:val="00D77FCA"/>
    <w:rsid w:val="00D81266"/>
    <w:rsid w:val="00D81637"/>
    <w:rsid w:val="00D8169E"/>
    <w:rsid w:val="00D81DE4"/>
    <w:rsid w:val="00D84448"/>
    <w:rsid w:val="00D84E67"/>
    <w:rsid w:val="00D867B5"/>
    <w:rsid w:val="00D87980"/>
    <w:rsid w:val="00D87FFD"/>
    <w:rsid w:val="00D905C9"/>
    <w:rsid w:val="00D90F20"/>
    <w:rsid w:val="00D91E68"/>
    <w:rsid w:val="00D92FC6"/>
    <w:rsid w:val="00D93814"/>
    <w:rsid w:val="00D9460F"/>
    <w:rsid w:val="00D94EDC"/>
    <w:rsid w:val="00D97653"/>
    <w:rsid w:val="00D97948"/>
    <w:rsid w:val="00D9794B"/>
    <w:rsid w:val="00DA0896"/>
    <w:rsid w:val="00DA1C72"/>
    <w:rsid w:val="00DA22A6"/>
    <w:rsid w:val="00DA3428"/>
    <w:rsid w:val="00DA35EA"/>
    <w:rsid w:val="00DA71BB"/>
    <w:rsid w:val="00DA7B42"/>
    <w:rsid w:val="00DB0907"/>
    <w:rsid w:val="00DB13AD"/>
    <w:rsid w:val="00DB1D34"/>
    <w:rsid w:val="00DB31FB"/>
    <w:rsid w:val="00DB32E9"/>
    <w:rsid w:val="00DB3A8C"/>
    <w:rsid w:val="00DB42C1"/>
    <w:rsid w:val="00DB4B06"/>
    <w:rsid w:val="00DB4ED0"/>
    <w:rsid w:val="00DB5DA2"/>
    <w:rsid w:val="00DB68DE"/>
    <w:rsid w:val="00DB7A3A"/>
    <w:rsid w:val="00DB7BF3"/>
    <w:rsid w:val="00DB7E12"/>
    <w:rsid w:val="00DC09C1"/>
    <w:rsid w:val="00DC11A7"/>
    <w:rsid w:val="00DC139C"/>
    <w:rsid w:val="00DC1919"/>
    <w:rsid w:val="00DC1A87"/>
    <w:rsid w:val="00DC34F0"/>
    <w:rsid w:val="00DC461D"/>
    <w:rsid w:val="00DC5218"/>
    <w:rsid w:val="00DC569F"/>
    <w:rsid w:val="00DC5F17"/>
    <w:rsid w:val="00DC6614"/>
    <w:rsid w:val="00DC670C"/>
    <w:rsid w:val="00DC67FA"/>
    <w:rsid w:val="00DC6940"/>
    <w:rsid w:val="00DC6E05"/>
    <w:rsid w:val="00DD3734"/>
    <w:rsid w:val="00DD3B21"/>
    <w:rsid w:val="00DD46B9"/>
    <w:rsid w:val="00DD5965"/>
    <w:rsid w:val="00DD7383"/>
    <w:rsid w:val="00DD7BC7"/>
    <w:rsid w:val="00DE175E"/>
    <w:rsid w:val="00DE203E"/>
    <w:rsid w:val="00DE3604"/>
    <w:rsid w:val="00DE3B2B"/>
    <w:rsid w:val="00DE40D7"/>
    <w:rsid w:val="00DE427E"/>
    <w:rsid w:val="00DE469A"/>
    <w:rsid w:val="00DE472C"/>
    <w:rsid w:val="00DE5216"/>
    <w:rsid w:val="00DE606E"/>
    <w:rsid w:val="00DE6152"/>
    <w:rsid w:val="00DE7330"/>
    <w:rsid w:val="00DE7CDB"/>
    <w:rsid w:val="00DF1811"/>
    <w:rsid w:val="00DF25CB"/>
    <w:rsid w:val="00DF278B"/>
    <w:rsid w:val="00DF3697"/>
    <w:rsid w:val="00DF4BF1"/>
    <w:rsid w:val="00DF673B"/>
    <w:rsid w:val="00DF74B1"/>
    <w:rsid w:val="00E00059"/>
    <w:rsid w:val="00E00352"/>
    <w:rsid w:val="00E01C6D"/>
    <w:rsid w:val="00E02C0D"/>
    <w:rsid w:val="00E03065"/>
    <w:rsid w:val="00E038FA"/>
    <w:rsid w:val="00E04833"/>
    <w:rsid w:val="00E07219"/>
    <w:rsid w:val="00E07349"/>
    <w:rsid w:val="00E074B8"/>
    <w:rsid w:val="00E07637"/>
    <w:rsid w:val="00E10040"/>
    <w:rsid w:val="00E1029B"/>
    <w:rsid w:val="00E111C8"/>
    <w:rsid w:val="00E12FD9"/>
    <w:rsid w:val="00E137FA"/>
    <w:rsid w:val="00E14971"/>
    <w:rsid w:val="00E15F9D"/>
    <w:rsid w:val="00E201FA"/>
    <w:rsid w:val="00E215E2"/>
    <w:rsid w:val="00E22F41"/>
    <w:rsid w:val="00E23E70"/>
    <w:rsid w:val="00E240E7"/>
    <w:rsid w:val="00E2555F"/>
    <w:rsid w:val="00E26894"/>
    <w:rsid w:val="00E26CEB"/>
    <w:rsid w:val="00E277D7"/>
    <w:rsid w:val="00E30A07"/>
    <w:rsid w:val="00E3110F"/>
    <w:rsid w:val="00E3186C"/>
    <w:rsid w:val="00E33395"/>
    <w:rsid w:val="00E33B8D"/>
    <w:rsid w:val="00E33CA3"/>
    <w:rsid w:val="00E346FB"/>
    <w:rsid w:val="00E35336"/>
    <w:rsid w:val="00E357E4"/>
    <w:rsid w:val="00E37197"/>
    <w:rsid w:val="00E407AC"/>
    <w:rsid w:val="00E41114"/>
    <w:rsid w:val="00E427CD"/>
    <w:rsid w:val="00E460D5"/>
    <w:rsid w:val="00E46776"/>
    <w:rsid w:val="00E46BD7"/>
    <w:rsid w:val="00E47555"/>
    <w:rsid w:val="00E4769B"/>
    <w:rsid w:val="00E47DA4"/>
    <w:rsid w:val="00E507FE"/>
    <w:rsid w:val="00E51A92"/>
    <w:rsid w:val="00E521A8"/>
    <w:rsid w:val="00E54DD1"/>
    <w:rsid w:val="00E568F6"/>
    <w:rsid w:val="00E573BF"/>
    <w:rsid w:val="00E60280"/>
    <w:rsid w:val="00E6089A"/>
    <w:rsid w:val="00E610A8"/>
    <w:rsid w:val="00E625E5"/>
    <w:rsid w:val="00E627C0"/>
    <w:rsid w:val="00E637A9"/>
    <w:rsid w:val="00E64982"/>
    <w:rsid w:val="00E64F94"/>
    <w:rsid w:val="00E66669"/>
    <w:rsid w:val="00E672AA"/>
    <w:rsid w:val="00E67CCF"/>
    <w:rsid w:val="00E749F2"/>
    <w:rsid w:val="00E7738E"/>
    <w:rsid w:val="00E77E19"/>
    <w:rsid w:val="00E81B9E"/>
    <w:rsid w:val="00E82363"/>
    <w:rsid w:val="00E82403"/>
    <w:rsid w:val="00E82D1A"/>
    <w:rsid w:val="00E83634"/>
    <w:rsid w:val="00E8382D"/>
    <w:rsid w:val="00E83BA7"/>
    <w:rsid w:val="00E83E95"/>
    <w:rsid w:val="00E86392"/>
    <w:rsid w:val="00E87310"/>
    <w:rsid w:val="00E9127C"/>
    <w:rsid w:val="00E91697"/>
    <w:rsid w:val="00E9214E"/>
    <w:rsid w:val="00E92C76"/>
    <w:rsid w:val="00E92FBB"/>
    <w:rsid w:val="00E93A99"/>
    <w:rsid w:val="00E94A71"/>
    <w:rsid w:val="00E956AF"/>
    <w:rsid w:val="00E9650A"/>
    <w:rsid w:val="00E9668C"/>
    <w:rsid w:val="00E967BF"/>
    <w:rsid w:val="00E97DD1"/>
    <w:rsid w:val="00E97EBD"/>
    <w:rsid w:val="00EA00FE"/>
    <w:rsid w:val="00EA0656"/>
    <w:rsid w:val="00EA141A"/>
    <w:rsid w:val="00EA178A"/>
    <w:rsid w:val="00EA1E70"/>
    <w:rsid w:val="00EA23A6"/>
    <w:rsid w:val="00EA3A77"/>
    <w:rsid w:val="00EA5107"/>
    <w:rsid w:val="00EA7B5B"/>
    <w:rsid w:val="00EB2428"/>
    <w:rsid w:val="00EB34F9"/>
    <w:rsid w:val="00EB4109"/>
    <w:rsid w:val="00EB4E0B"/>
    <w:rsid w:val="00EB4E8E"/>
    <w:rsid w:val="00EB56D9"/>
    <w:rsid w:val="00EB6702"/>
    <w:rsid w:val="00EB7504"/>
    <w:rsid w:val="00EB7F1A"/>
    <w:rsid w:val="00EC1090"/>
    <w:rsid w:val="00EC187A"/>
    <w:rsid w:val="00EC245D"/>
    <w:rsid w:val="00EC248D"/>
    <w:rsid w:val="00EC3C73"/>
    <w:rsid w:val="00EC4F86"/>
    <w:rsid w:val="00EC5120"/>
    <w:rsid w:val="00EC55A0"/>
    <w:rsid w:val="00EC6002"/>
    <w:rsid w:val="00EC6039"/>
    <w:rsid w:val="00ED05BB"/>
    <w:rsid w:val="00ED2A65"/>
    <w:rsid w:val="00ED2C70"/>
    <w:rsid w:val="00ED31EB"/>
    <w:rsid w:val="00ED3622"/>
    <w:rsid w:val="00ED5042"/>
    <w:rsid w:val="00ED546E"/>
    <w:rsid w:val="00ED6458"/>
    <w:rsid w:val="00EE04D1"/>
    <w:rsid w:val="00EE105E"/>
    <w:rsid w:val="00EE250A"/>
    <w:rsid w:val="00EE4DE7"/>
    <w:rsid w:val="00EE6A63"/>
    <w:rsid w:val="00EF02AF"/>
    <w:rsid w:val="00EF0E59"/>
    <w:rsid w:val="00EF2843"/>
    <w:rsid w:val="00EF448F"/>
    <w:rsid w:val="00EF68F6"/>
    <w:rsid w:val="00F00A5D"/>
    <w:rsid w:val="00F01D4F"/>
    <w:rsid w:val="00F02233"/>
    <w:rsid w:val="00F028E7"/>
    <w:rsid w:val="00F054CD"/>
    <w:rsid w:val="00F05FD5"/>
    <w:rsid w:val="00F11472"/>
    <w:rsid w:val="00F124A2"/>
    <w:rsid w:val="00F13C4B"/>
    <w:rsid w:val="00F15255"/>
    <w:rsid w:val="00F20D47"/>
    <w:rsid w:val="00F21AD7"/>
    <w:rsid w:val="00F22042"/>
    <w:rsid w:val="00F2375E"/>
    <w:rsid w:val="00F24E13"/>
    <w:rsid w:val="00F25494"/>
    <w:rsid w:val="00F257DD"/>
    <w:rsid w:val="00F26E05"/>
    <w:rsid w:val="00F26F07"/>
    <w:rsid w:val="00F27AE8"/>
    <w:rsid w:val="00F30066"/>
    <w:rsid w:val="00F30C38"/>
    <w:rsid w:val="00F32647"/>
    <w:rsid w:val="00F32CA1"/>
    <w:rsid w:val="00F32CAB"/>
    <w:rsid w:val="00F32FC7"/>
    <w:rsid w:val="00F33269"/>
    <w:rsid w:val="00F33A21"/>
    <w:rsid w:val="00F34C37"/>
    <w:rsid w:val="00F3762B"/>
    <w:rsid w:val="00F40157"/>
    <w:rsid w:val="00F408CE"/>
    <w:rsid w:val="00F40B0F"/>
    <w:rsid w:val="00F42420"/>
    <w:rsid w:val="00F42DE1"/>
    <w:rsid w:val="00F446B5"/>
    <w:rsid w:val="00F44EBD"/>
    <w:rsid w:val="00F46B19"/>
    <w:rsid w:val="00F51789"/>
    <w:rsid w:val="00F526D4"/>
    <w:rsid w:val="00F545B4"/>
    <w:rsid w:val="00F546BA"/>
    <w:rsid w:val="00F562A5"/>
    <w:rsid w:val="00F56823"/>
    <w:rsid w:val="00F60F4D"/>
    <w:rsid w:val="00F63734"/>
    <w:rsid w:val="00F641B6"/>
    <w:rsid w:val="00F650F7"/>
    <w:rsid w:val="00F657EC"/>
    <w:rsid w:val="00F66494"/>
    <w:rsid w:val="00F67400"/>
    <w:rsid w:val="00F7201F"/>
    <w:rsid w:val="00F72049"/>
    <w:rsid w:val="00F728FF"/>
    <w:rsid w:val="00F77CBC"/>
    <w:rsid w:val="00F80720"/>
    <w:rsid w:val="00F8104B"/>
    <w:rsid w:val="00F810FE"/>
    <w:rsid w:val="00F82390"/>
    <w:rsid w:val="00F825CF"/>
    <w:rsid w:val="00F83DBB"/>
    <w:rsid w:val="00F85D22"/>
    <w:rsid w:val="00F85D39"/>
    <w:rsid w:val="00F862BE"/>
    <w:rsid w:val="00F86F8F"/>
    <w:rsid w:val="00F877E3"/>
    <w:rsid w:val="00F87D7C"/>
    <w:rsid w:val="00F90BA7"/>
    <w:rsid w:val="00F9144E"/>
    <w:rsid w:val="00F9184C"/>
    <w:rsid w:val="00F91DD3"/>
    <w:rsid w:val="00F9417C"/>
    <w:rsid w:val="00F951E7"/>
    <w:rsid w:val="00F96978"/>
    <w:rsid w:val="00FA1BBD"/>
    <w:rsid w:val="00FA2DC8"/>
    <w:rsid w:val="00FA47F2"/>
    <w:rsid w:val="00FA4886"/>
    <w:rsid w:val="00FA616A"/>
    <w:rsid w:val="00FA7880"/>
    <w:rsid w:val="00FB13C8"/>
    <w:rsid w:val="00FB2D2A"/>
    <w:rsid w:val="00FB3247"/>
    <w:rsid w:val="00FB33C7"/>
    <w:rsid w:val="00FB43D7"/>
    <w:rsid w:val="00FB5138"/>
    <w:rsid w:val="00FB6509"/>
    <w:rsid w:val="00FB68E3"/>
    <w:rsid w:val="00FB72C8"/>
    <w:rsid w:val="00FB75AC"/>
    <w:rsid w:val="00FB766D"/>
    <w:rsid w:val="00FC042E"/>
    <w:rsid w:val="00FC21C6"/>
    <w:rsid w:val="00FC22FC"/>
    <w:rsid w:val="00FC3B50"/>
    <w:rsid w:val="00FC3BA8"/>
    <w:rsid w:val="00FC555C"/>
    <w:rsid w:val="00FC6398"/>
    <w:rsid w:val="00FC639C"/>
    <w:rsid w:val="00FD09AC"/>
    <w:rsid w:val="00FD0F88"/>
    <w:rsid w:val="00FD27F5"/>
    <w:rsid w:val="00FD3776"/>
    <w:rsid w:val="00FD6A34"/>
    <w:rsid w:val="00FD7142"/>
    <w:rsid w:val="00FE18AB"/>
    <w:rsid w:val="00FE2A6B"/>
    <w:rsid w:val="00FE40CA"/>
    <w:rsid w:val="00FE53DA"/>
    <w:rsid w:val="00FE72E6"/>
    <w:rsid w:val="00FF0073"/>
    <w:rsid w:val="00FF091B"/>
    <w:rsid w:val="00FF2AA1"/>
    <w:rsid w:val="00FF3493"/>
    <w:rsid w:val="00FF48BA"/>
    <w:rsid w:val="00FF68F1"/>
    <w:rsid w:val="00FF6E1B"/>
    <w:rsid w:val="00FF76A7"/>
    <w:rsid w:val="0117D833"/>
    <w:rsid w:val="01328E53"/>
    <w:rsid w:val="01575B35"/>
    <w:rsid w:val="016FEA31"/>
    <w:rsid w:val="01B09D0D"/>
    <w:rsid w:val="01C34B9A"/>
    <w:rsid w:val="01F91F2D"/>
    <w:rsid w:val="02D81027"/>
    <w:rsid w:val="030C1025"/>
    <w:rsid w:val="033A0C32"/>
    <w:rsid w:val="039E5BEF"/>
    <w:rsid w:val="03F2FA48"/>
    <w:rsid w:val="03FA4F01"/>
    <w:rsid w:val="0448DB65"/>
    <w:rsid w:val="04793D43"/>
    <w:rsid w:val="04844A9A"/>
    <w:rsid w:val="049F12D5"/>
    <w:rsid w:val="05086F85"/>
    <w:rsid w:val="0566FCF7"/>
    <w:rsid w:val="05D17473"/>
    <w:rsid w:val="05ECB462"/>
    <w:rsid w:val="06163106"/>
    <w:rsid w:val="0681FADF"/>
    <w:rsid w:val="06B374C2"/>
    <w:rsid w:val="07036012"/>
    <w:rsid w:val="07A5F941"/>
    <w:rsid w:val="07BF4315"/>
    <w:rsid w:val="0853778A"/>
    <w:rsid w:val="08CD2164"/>
    <w:rsid w:val="08D38ABE"/>
    <w:rsid w:val="09558D67"/>
    <w:rsid w:val="095C0D9C"/>
    <w:rsid w:val="09A464AB"/>
    <w:rsid w:val="09D4C0AA"/>
    <w:rsid w:val="0A85BD74"/>
    <w:rsid w:val="0A89F9C3"/>
    <w:rsid w:val="0A9E01AB"/>
    <w:rsid w:val="0B077373"/>
    <w:rsid w:val="0B63A6DF"/>
    <w:rsid w:val="0CEFCE5A"/>
    <w:rsid w:val="0D801176"/>
    <w:rsid w:val="0DD4A8EC"/>
    <w:rsid w:val="0DF168E0"/>
    <w:rsid w:val="0E1E9A60"/>
    <w:rsid w:val="0EF2207D"/>
    <w:rsid w:val="0F0FBF4E"/>
    <w:rsid w:val="0F6BEAB4"/>
    <w:rsid w:val="0F938BC4"/>
    <w:rsid w:val="0FA13849"/>
    <w:rsid w:val="0FD54423"/>
    <w:rsid w:val="0FD7693C"/>
    <w:rsid w:val="103A7FC4"/>
    <w:rsid w:val="106B835B"/>
    <w:rsid w:val="107EB8DE"/>
    <w:rsid w:val="11BD2AA0"/>
    <w:rsid w:val="11CC1652"/>
    <w:rsid w:val="12029135"/>
    <w:rsid w:val="12BB676F"/>
    <w:rsid w:val="12DF5CD6"/>
    <w:rsid w:val="130C0051"/>
    <w:rsid w:val="130CE5D3"/>
    <w:rsid w:val="13E1E593"/>
    <w:rsid w:val="141232D2"/>
    <w:rsid w:val="14DDDD1A"/>
    <w:rsid w:val="14FED4E7"/>
    <w:rsid w:val="150C1894"/>
    <w:rsid w:val="1518E100"/>
    <w:rsid w:val="151980D1"/>
    <w:rsid w:val="152CE724"/>
    <w:rsid w:val="155E9EE1"/>
    <w:rsid w:val="156653FE"/>
    <w:rsid w:val="156F0397"/>
    <w:rsid w:val="1666F2F7"/>
    <w:rsid w:val="16BD35CD"/>
    <w:rsid w:val="170B7561"/>
    <w:rsid w:val="175DD90B"/>
    <w:rsid w:val="17A511A8"/>
    <w:rsid w:val="180B7EC5"/>
    <w:rsid w:val="18398008"/>
    <w:rsid w:val="18398091"/>
    <w:rsid w:val="18744A63"/>
    <w:rsid w:val="18A2EBA5"/>
    <w:rsid w:val="19553DDA"/>
    <w:rsid w:val="1A0C1438"/>
    <w:rsid w:val="1A35AF75"/>
    <w:rsid w:val="1A88104A"/>
    <w:rsid w:val="1ABA324E"/>
    <w:rsid w:val="1AFE97AB"/>
    <w:rsid w:val="1BB49C32"/>
    <w:rsid w:val="1BB56D11"/>
    <w:rsid w:val="1BD161AD"/>
    <w:rsid w:val="1C5F8EEF"/>
    <w:rsid w:val="1C7E9B8D"/>
    <w:rsid w:val="1C8BECFD"/>
    <w:rsid w:val="1CB56A0E"/>
    <w:rsid w:val="1D147ACD"/>
    <w:rsid w:val="1D7D54FD"/>
    <w:rsid w:val="1E277F07"/>
    <w:rsid w:val="1F9D1639"/>
    <w:rsid w:val="2044A560"/>
    <w:rsid w:val="20ABA06C"/>
    <w:rsid w:val="20EE1B0A"/>
    <w:rsid w:val="21220E2E"/>
    <w:rsid w:val="21EACB35"/>
    <w:rsid w:val="2242C984"/>
    <w:rsid w:val="22C4377E"/>
    <w:rsid w:val="2305137B"/>
    <w:rsid w:val="231B8421"/>
    <w:rsid w:val="23693E69"/>
    <w:rsid w:val="23C67F65"/>
    <w:rsid w:val="23C97EFE"/>
    <w:rsid w:val="23E1840A"/>
    <w:rsid w:val="23F1B491"/>
    <w:rsid w:val="240ABC3C"/>
    <w:rsid w:val="24477ECD"/>
    <w:rsid w:val="244F2AF7"/>
    <w:rsid w:val="249AD724"/>
    <w:rsid w:val="24B12C21"/>
    <w:rsid w:val="25EC75C2"/>
    <w:rsid w:val="25FCA00B"/>
    <w:rsid w:val="26122B6F"/>
    <w:rsid w:val="263C63C8"/>
    <w:rsid w:val="264F95D8"/>
    <w:rsid w:val="2665DDD6"/>
    <w:rsid w:val="267B5ECE"/>
    <w:rsid w:val="2682BB66"/>
    <w:rsid w:val="26CCFA4B"/>
    <w:rsid w:val="27BC9A5B"/>
    <w:rsid w:val="2807F772"/>
    <w:rsid w:val="2834F264"/>
    <w:rsid w:val="283D2352"/>
    <w:rsid w:val="28AE8265"/>
    <w:rsid w:val="28D8F7CF"/>
    <w:rsid w:val="29169AF7"/>
    <w:rsid w:val="2925C8A7"/>
    <w:rsid w:val="297D670E"/>
    <w:rsid w:val="2AB0ACDD"/>
    <w:rsid w:val="2AF8B472"/>
    <w:rsid w:val="2BE702F7"/>
    <w:rsid w:val="2BFEB613"/>
    <w:rsid w:val="2C131262"/>
    <w:rsid w:val="2C6D6BD0"/>
    <w:rsid w:val="2CA41AE4"/>
    <w:rsid w:val="2CB0E335"/>
    <w:rsid w:val="2CCA8AC8"/>
    <w:rsid w:val="2CD5AA26"/>
    <w:rsid w:val="2D36CCE0"/>
    <w:rsid w:val="2D463999"/>
    <w:rsid w:val="2D84A1AF"/>
    <w:rsid w:val="2DB5F887"/>
    <w:rsid w:val="2DBEF104"/>
    <w:rsid w:val="2E873C19"/>
    <w:rsid w:val="2E9AAAFE"/>
    <w:rsid w:val="2EBCD7A7"/>
    <w:rsid w:val="2F545484"/>
    <w:rsid w:val="2F64A88C"/>
    <w:rsid w:val="2FB8824C"/>
    <w:rsid w:val="30057AA1"/>
    <w:rsid w:val="30064397"/>
    <w:rsid w:val="302C956E"/>
    <w:rsid w:val="3062B32E"/>
    <w:rsid w:val="308D2D6B"/>
    <w:rsid w:val="30C0F3DF"/>
    <w:rsid w:val="30F481BC"/>
    <w:rsid w:val="315F4A42"/>
    <w:rsid w:val="31ACD415"/>
    <w:rsid w:val="322CAEC0"/>
    <w:rsid w:val="3239D30E"/>
    <w:rsid w:val="32856F3D"/>
    <w:rsid w:val="33175ED1"/>
    <w:rsid w:val="331D7E31"/>
    <w:rsid w:val="334044DB"/>
    <w:rsid w:val="337D1797"/>
    <w:rsid w:val="337FFB2D"/>
    <w:rsid w:val="33AFB128"/>
    <w:rsid w:val="33C8422E"/>
    <w:rsid w:val="34545CE7"/>
    <w:rsid w:val="3478FFA2"/>
    <w:rsid w:val="348B614E"/>
    <w:rsid w:val="351AF721"/>
    <w:rsid w:val="35279CD4"/>
    <w:rsid w:val="3530D8A0"/>
    <w:rsid w:val="35F2CC63"/>
    <w:rsid w:val="360C45DC"/>
    <w:rsid w:val="366CA8D0"/>
    <w:rsid w:val="3697DF9D"/>
    <w:rsid w:val="36ABB5F3"/>
    <w:rsid w:val="36B1B622"/>
    <w:rsid w:val="36D448D7"/>
    <w:rsid w:val="36DD37A5"/>
    <w:rsid w:val="36EC2757"/>
    <w:rsid w:val="371EC638"/>
    <w:rsid w:val="372CA84C"/>
    <w:rsid w:val="3740EB9F"/>
    <w:rsid w:val="376BE995"/>
    <w:rsid w:val="3782DC93"/>
    <w:rsid w:val="37882F1E"/>
    <w:rsid w:val="381C2E40"/>
    <w:rsid w:val="383912BC"/>
    <w:rsid w:val="3853D9A1"/>
    <w:rsid w:val="389AC947"/>
    <w:rsid w:val="38B3ED57"/>
    <w:rsid w:val="396E7CD1"/>
    <w:rsid w:val="39B68B7F"/>
    <w:rsid w:val="3A1380E3"/>
    <w:rsid w:val="3A438DC9"/>
    <w:rsid w:val="3A92DE83"/>
    <w:rsid w:val="3A996492"/>
    <w:rsid w:val="3ADB5445"/>
    <w:rsid w:val="3B5E5936"/>
    <w:rsid w:val="3B74390E"/>
    <w:rsid w:val="3BE6EC3E"/>
    <w:rsid w:val="3CAF29E9"/>
    <w:rsid w:val="3D328F27"/>
    <w:rsid w:val="3ED94BA1"/>
    <w:rsid w:val="3F59C4C9"/>
    <w:rsid w:val="40052E77"/>
    <w:rsid w:val="408C1B72"/>
    <w:rsid w:val="4180E0B4"/>
    <w:rsid w:val="41877E7A"/>
    <w:rsid w:val="41E4FDCA"/>
    <w:rsid w:val="423675C2"/>
    <w:rsid w:val="433DE201"/>
    <w:rsid w:val="43539227"/>
    <w:rsid w:val="43667425"/>
    <w:rsid w:val="436F9CD5"/>
    <w:rsid w:val="43807D67"/>
    <w:rsid w:val="43B22AF3"/>
    <w:rsid w:val="43B92FCA"/>
    <w:rsid w:val="43C1730A"/>
    <w:rsid w:val="43F2A5E7"/>
    <w:rsid w:val="446F7175"/>
    <w:rsid w:val="4480AAFB"/>
    <w:rsid w:val="4489A3EB"/>
    <w:rsid w:val="44A3C1F6"/>
    <w:rsid w:val="44B3D64E"/>
    <w:rsid w:val="4554E660"/>
    <w:rsid w:val="465B7670"/>
    <w:rsid w:val="4682C31C"/>
    <w:rsid w:val="469A6EED"/>
    <w:rsid w:val="46C05F9D"/>
    <w:rsid w:val="46C2147F"/>
    <w:rsid w:val="46CBB2A7"/>
    <w:rsid w:val="46CF7DF9"/>
    <w:rsid w:val="47162C6C"/>
    <w:rsid w:val="4742AE13"/>
    <w:rsid w:val="4759C56D"/>
    <w:rsid w:val="476D973C"/>
    <w:rsid w:val="478346D2"/>
    <w:rsid w:val="47D27462"/>
    <w:rsid w:val="47D5BC5C"/>
    <w:rsid w:val="47FAD4E4"/>
    <w:rsid w:val="4804095F"/>
    <w:rsid w:val="486C67F0"/>
    <w:rsid w:val="48D3606C"/>
    <w:rsid w:val="48E9D48F"/>
    <w:rsid w:val="48F8C788"/>
    <w:rsid w:val="4916A312"/>
    <w:rsid w:val="4945C5CC"/>
    <w:rsid w:val="4992BAB7"/>
    <w:rsid w:val="49E4ACF7"/>
    <w:rsid w:val="4A01741E"/>
    <w:rsid w:val="4A021F23"/>
    <w:rsid w:val="4A110181"/>
    <w:rsid w:val="4A532DB6"/>
    <w:rsid w:val="4AA2E8F1"/>
    <w:rsid w:val="4B0423EA"/>
    <w:rsid w:val="4B131A43"/>
    <w:rsid w:val="4B7698D7"/>
    <w:rsid w:val="4B7E8DB3"/>
    <w:rsid w:val="4BBD433C"/>
    <w:rsid w:val="4BE7C479"/>
    <w:rsid w:val="4C296DD7"/>
    <w:rsid w:val="4C5B4E4E"/>
    <w:rsid w:val="4C75398D"/>
    <w:rsid w:val="4CE83380"/>
    <w:rsid w:val="4D0F39E5"/>
    <w:rsid w:val="4D77F41B"/>
    <w:rsid w:val="4D90D453"/>
    <w:rsid w:val="4DE17709"/>
    <w:rsid w:val="4E244C97"/>
    <w:rsid w:val="4E856B69"/>
    <w:rsid w:val="4EA541E7"/>
    <w:rsid w:val="4EC847FC"/>
    <w:rsid w:val="4EEA5003"/>
    <w:rsid w:val="4F382F0D"/>
    <w:rsid w:val="4F77C4F8"/>
    <w:rsid w:val="4FEEF47F"/>
    <w:rsid w:val="500C4990"/>
    <w:rsid w:val="5024D109"/>
    <w:rsid w:val="5062B7A5"/>
    <w:rsid w:val="50B332F1"/>
    <w:rsid w:val="50E0A44D"/>
    <w:rsid w:val="51242089"/>
    <w:rsid w:val="51CA8CBC"/>
    <w:rsid w:val="52857D78"/>
    <w:rsid w:val="5286A9F6"/>
    <w:rsid w:val="52C98196"/>
    <w:rsid w:val="52CE909E"/>
    <w:rsid w:val="53B910F8"/>
    <w:rsid w:val="53ECF43B"/>
    <w:rsid w:val="54212D4C"/>
    <w:rsid w:val="5483C479"/>
    <w:rsid w:val="54D3934E"/>
    <w:rsid w:val="54DCB0D2"/>
    <w:rsid w:val="553E3E45"/>
    <w:rsid w:val="554E5D6F"/>
    <w:rsid w:val="555B01AD"/>
    <w:rsid w:val="55DED0D9"/>
    <w:rsid w:val="56245DA8"/>
    <w:rsid w:val="569CB39D"/>
    <w:rsid w:val="56BD3FDF"/>
    <w:rsid w:val="56F8ED52"/>
    <w:rsid w:val="5700BFF2"/>
    <w:rsid w:val="570E648F"/>
    <w:rsid w:val="571B0143"/>
    <w:rsid w:val="5754C44D"/>
    <w:rsid w:val="5816E208"/>
    <w:rsid w:val="584749FA"/>
    <w:rsid w:val="58A42A74"/>
    <w:rsid w:val="5985ECB1"/>
    <w:rsid w:val="59BA9550"/>
    <w:rsid w:val="5A341D07"/>
    <w:rsid w:val="5A3CDF06"/>
    <w:rsid w:val="5A4404BD"/>
    <w:rsid w:val="5A47C3A2"/>
    <w:rsid w:val="5A71154E"/>
    <w:rsid w:val="5B2B2EDB"/>
    <w:rsid w:val="5B43431F"/>
    <w:rsid w:val="5B99B1E8"/>
    <w:rsid w:val="5BF82F01"/>
    <w:rsid w:val="5C421CD5"/>
    <w:rsid w:val="5C534B52"/>
    <w:rsid w:val="5C547B01"/>
    <w:rsid w:val="5C77E213"/>
    <w:rsid w:val="5C8BEA93"/>
    <w:rsid w:val="5CCEA683"/>
    <w:rsid w:val="5D5F4929"/>
    <w:rsid w:val="5DAF2E09"/>
    <w:rsid w:val="5DBC4D76"/>
    <w:rsid w:val="5E17B697"/>
    <w:rsid w:val="5E3A2111"/>
    <w:rsid w:val="5E6190AF"/>
    <w:rsid w:val="5E694541"/>
    <w:rsid w:val="5EA53335"/>
    <w:rsid w:val="5F103357"/>
    <w:rsid w:val="5F14A589"/>
    <w:rsid w:val="5F677BAC"/>
    <w:rsid w:val="5FA3F885"/>
    <w:rsid w:val="5FA60A99"/>
    <w:rsid w:val="600968DD"/>
    <w:rsid w:val="603650B6"/>
    <w:rsid w:val="609EBF8A"/>
    <w:rsid w:val="611D3801"/>
    <w:rsid w:val="61224AA6"/>
    <w:rsid w:val="6129904E"/>
    <w:rsid w:val="616436D6"/>
    <w:rsid w:val="617367B6"/>
    <w:rsid w:val="61D70DC6"/>
    <w:rsid w:val="61FC6A3B"/>
    <w:rsid w:val="623B3DD1"/>
    <w:rsid w:val="6272C787"/>
    <w:rsid w:val="628226A0"/>
    <w:rsid w:val="62F3317D"/>
    <w:rsid w:val="62F893A4"/>
    <w:rsid w:val="62FBC23A"/>
    <w:rsid w:val="631A10D5"/>
    <w:rsid w:val="6364D034"/>
    <w:rsid w:val="6373AE06"/>
    <w:rsid w:val="63B341CE"/>
    <w:rsid w:val="63FE083E"/>
    <w:rsid w:val="640F70D2"/>
    <w:rsid w:val="6461D588"/>
    <w:rsid w:val="647940C0"/>
    <w:rsid w:val="6512D58E"/>
    <w:rsid w:val="652D87FF"/>
    <w:rsid w:val="65475217"/>
    <w:rsid w:val="65650030"/>
    <w:rsid w:val="65D63A12"/>
    <w:rsid w:val="65F749C6"/>
    <w:rsid w:val="665CD23F"/>
    <w:rsid w:val="667F90F9"/>
    <w:rsid w:val="6718F6C2"/>
    <w:rsid w:val="67506447"/>
    <w:rsid w:val="676751F4"/>
    <w:rsid w:val="676C165E"/>
    <w:rsid w:val="6776E197"/>
    <w:rsid w:val="684CB8F9"/>
    <w:rsid w:val="68A01086"/>
    <w:rsid w:val="68B88CC4"/>
    <w:rsid w:val="68F9252D"/>
    <w:rsid w:val="6992B609"/>
    <w:rsid w:val="69942549"/>
    <w:rsid w:val="69BEAA80"/>
    <w:rsid w:val="6A1929C9"/>
    <w:rsid w:val="6A28DD01"/>
    <w:rsid w:val="6A361D81"/>
    <w:rsid w:val="6A506171"/>
    <w:rsid w:val="6A5E8649"/>
    <w:rsid w:val="6B1976D9"/>
    <w:rsid w:val="6B9F89EA"/>
    <w:rsid w:val="6C39DCAB"/>
    <w:rsid w:val="6CBB757C"/>
    <w:rsid w:val="6D30B53F"/>
    <w:rsid w:val="6D8EC962"/>
    <w:rsid w:val="6E08A744"/>
    <w:rsid w:val="6E69AA00"/>
    <w:rsid w:val="6EAB3BB2"/>
    <w:rsid w:val="6F0C932F"/>
    <w:rsid w:val="6F24D0C4"/>
    <w:rsid w:val="6F3D5344"/>
    <w:rsid w:val="6F828E02"/>
    <w:rsid w:val="6F856EAC"/>
    <w:rsid w:val="6F8E2E85"/>
    <w:rsid w:val="6FE336AE"/>
    <w:rsid w:val="70A76CD1"/>
    <w:rsid w:val="70DE799E"/>
    <w:rsid w:val="712DE93F"/>
    <w:rsid w:val="715FB536"/>
    <w:rsid w:val="71ABEE26"/>
    <w:rsid w:val="71B5B728"/>
    <w:rsid w:val="72174D7C"/>
    <w:rsid w:val="7253D678"/>
    <w:rsid w:val="726A54CE"/>
    <w:rsid w:val="72F3F510"/>
    <w:rsid w:val="7313C933"/>
    <w:rsid w:val="733BA80A"/>
    <w:rsid w:val="74290F8A"/>
    <w:rsid w:val="743DE4B5"/>
    <w:rsid w:val="74852C0C"/>
    <w:rsid w:val="74C6F988"/>
    <w:rsid w:val="75092288"/>
    <w:rsid w:val="75217733"/>
    <w:rsid w:val="759478D1"/>
    <w:rsid w:val="75D26374"/>
    <w:rsid w:val="75D5F4E9"/>
    <w:rsid w:val="7630229A"/>
    <w:rsid w:val="763B9532"/>
    <w:rsid w:val="763FC6B8"/>
    <w:rsid w:val="7665629C"/>
    <w:rsid w:val="76851345"/>
    <w:rsid w:val="76925F42"/>
    <w:rsid w:val="76A08480"/>
    <w:rsid w:val="772916AF"/>
    <w:rsid w:val="773DBF40"/>
    <w:rsid w:val="774CD26B"/>
    <w:rsid w:val="777D22AB"/>
    <w:rsid w:val="77BCD1D7"/>
    <w:rsid w:val="77F946FB"/>
    <w:rsid w:val="78704B14"/>
    <w:rsid w:val="78BE2E9B"/>
    <w:rsid w:val="78E12E7B"/>
    <w:rsid w:val="79346A2D"/>
    <w:rsid w:val="79928532"/>
    <w:rsid w:val="7A8D0B79"/>
    <w:rsid w:val="7A92E2F7"/>
    <w:rsid w:val="7AA04E75"/>
    <w:rsid w:val="7AA2DDC4"/>
    <w:rsid w:val="7AF1CDB7"/>
    <w:rsid w:val="7B4BDAB4"/>
    <w:rsid w:val="7BC4E116"/>
    <w:rsid w:val="7BF5495B"/>
    <w:rsid w:val="7C114C0D"/>
    <w:rsid w:val="7C1EEAC8"/>
    <w:rsid w:val="7C491359"/>
    <w:rsid w:val="7CEA3EBD"/>
    <w:rsid w:val="7CF02629"/>
    <w:rsid w:val="7D35B9E0"/>
    <w:rsid w:val="7D74620D"/>
    <w:rsid w:val="7DA4BBF2"/>
    <w:rsid w:val="7E11BD63"/>
    <w:rsid w:val="7E47C94A"/>
    <w:rsid w:val="7E652874"/>
    <w:rsid w:val="7EA247CD"/>
    <w:rsid w:val="7EEE2B81"/>
    <w:rsid w:val="7EF2DF7C"/>
    <w:rsid w:val="7EF7641D"/>
    <w:rsid w:val="7F833467"/>
    <w:rsid w:val="7FFEDF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4F4C53"/>
  <w15:docId w15:val="{1978BF74-78DB-4CF2-8A8B-84E0D8FDB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nhideWhenUsed="1"/>
    <w:lsdException w:name="Light Shading" w:uiPriority="60" w:qFormat="1"/>
    <w:lsdException w:name="Light List" w:uiPriority="61" w:qFormat="1"/>
    <w:lsdException w:name="Light Grid" w:uiPriority="62"/>
    <w:lsdException w:name="Medium Shading 1" w:uiPriority="63" w:qFormat="1"/>
    <w:lsdException w:name="Medium Shading 2" w:uiPriority="64" w:qFormat="1"/>
    <w:lsdException w:name="Medium List 1" w:uiPriority="65"/>
    <w:lsdException w:name="Medium List 2" w:uiPriority="66" w:qFormat="1"/>
    <w:lsdException w:name="Medium Grid 1" w:uiPriority="67" w:qFormat="1"/>
    <w:lsdException w:name="Medium Grid 2" w:uiPriority="68" w:qFormat="1"/>
    <w:lsdException w:name="Medium Grid 3" w:uiPriority="69" w:qFormat="1"/>
    <w:lsdException w:name="Dark List" w:uiPriority="70"/>
    <w:lsdException w:name="Colorful Shading" w:uiPriority="71" w:qFormat="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lsdException w:name="Medium List 1 Accent 2" w:uiPriority="65"/>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lsdException w:name="Colorful Shading Accent 4" w:uiPriority="71" w:qFormat="1"/>
    <w:lsdException w:name="Colorful List Accent 4" w:uiPriority="72" w:qFormat="1"/>
    <w:lsdException w:name="Colorful Grid Accent 4" w:uiPriority="73"/>
    <w:lsdException w:name="Light Shading Accent 5" w:uiPriority="60"/>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lsdException w:name="Colorful List Accent 5" w:uiPriority="72" w:qFormat="1"/>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jc w:val="center"/>
    </w:pPr>
    <w:rPr>
      <w:i/>
      <w:iCs/>
      <w:szCs w:val="18"/>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unhideWhenUsed/>
    <w:pPr>
      <w:spacing w:before="100" w:beforeAutospacing="1" w:after="100" w:afterAutospacing="1"/>
    </w:pPr>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unhideWhenUse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tabs>
        <w:tab w:val="right" w:leader="dot" w:pos="10457"/>
      </w:tabs>
      <w:spacing w:before="240" w:after="120"/>
    </w:pPr>
    <w:rPr>
      <w:b/>
      <w:sz w:val="28"/>
      <w:szCs w:val="28"/>
    </w:rPr>
  </w:style>
  <w:style w:type="paragraph" w:styleId="TOC2">
    <w:name w:val="toc 2"/>
    <w:basedOn w:val="Normal"/>
    <w:next w:val="Normal"/>
    <w:autoRedefine/>
    <w:uiPriority w:val="39"/>
    <w:unhideWhenUsed/>
    <w:pPr>
      <w:tabs>
        <w:tab w:val="right" w:leader="dot" w:pos="10457"/>
      </w:tabs>
      <w:spacing w:before="120" w:after="0"/>
      <w:ind w:left="260"/>
    </w:pPr>
    <w:rPr>
      <w:bCs/>
      <w:sz w:val="28"/>
      <w:szCs w:val="28"/>
    </w:rPr>
  </w:style>
  <w:style w:type="paragraph" w:styleId="TOC3">
    <w:name w:val="toc 3"/>
    <w:basedOn w:val="Normal"/>
    <w:next w:val="Normal"/>
    <w:autoRedefine/>
    <w:uiPriority w:val="39"/>
    <w:unhideWhenUsed/>
    <w:pPr>
      <w:tabs>
        <w:tab w:val="right" w:leader="dot" w:pos="10457"/>
      </w:tabs>
      <w:spacing w:after="0"/>
      <w:ind w:left="520"/>
    </w:pPr>
    <w:rPr>
      <w:bCs/>
      <w:sz w:val="28"/>
      <w:szCs w:val="28"/>
    </w:rPr>
  </w:style>
  <w:style w:type="paragraph" w:styleId="TOC4">
    <w:name w:val="toc 4"/>
    <w:basedOn w:val="Normal"/>
    <w:next w:val="Normal"/>
    <w:autoRedefine/>
    <w:uiPriority w:val="39"/>
    <w:unhideWhenUsed/>
    <w:pPr>
      <w:tabs>
        <w:tab w:val="right" w:leader="dot" w:pos="10457"/>
      </w:tabs>
      <w:spacing w:after="0"/>
      <w:ind w:left="780"/>
    </w:pPr>
    <w:rPr>
      <w:bCs/>
      <w:sz w:val="28"/>
      <w:szCs w:val="28"/>
    </w:rPr>
  </w:style>
  <w:style w:type="paragraph" w:styleId="TOC5">
    <w:name w:val="toc 5"/>
    <w:basedOn w:val="Normal"/>
    <w:next w:val="Normal"/>
    <w:autoRedefine/>
    <w:uiPriority w:val="39"/>
    <w:unhideWhenUsed/>
    <w:pPr>
      <w:spacing w:after="0"/>
      <w:ind w:left="1040"/>
    </w:pPr>
    <w:rPr>
      <w:rFonts w:asciiTheme="minorHAnsi" w:hAnsiTheme="minorHAnsi"/>
      <w:sz w:val="20"/>
      <w:szCs w:val="20"/>
    </w:rPr>
  </w:style>
  <w:style w:type="paragraph" w:styleId="TOC6">
    <w:name w:val="toc 6"/>
    <w:basedOn w:val="Normal"/>
    <w:next w:val="Normal"/>
    <w:autoRedefine/>
    <w:uiPriority w:val="39"/>
    <w:unhideWhenUsed/>
    <w:pPr>
      <w:spacing w:after="0"/>
      <w:ind w:left="1300"/>
    </w:pPr>
    <w:rPr>
      <w:rFonts w:asciiTheme="minorHAnsi" w:hAnsiTheme="minorHAnsi"/>
      <w:sz w:val="20"/>
      <w:szCs w:val="20"/>
    </w:rPr>
  </w:style>
  <w:style w:type="paragraph" w:styleId="TOC7">
    <w:name w:val="toc 7"/>
    <w:basedOn w:val="Normal"/>
    <w:next w:val="Normal"/>
    <w:autoRedefine/>
    <w:uiPriority w:val="39"/>
    <w:unhideWhenUsed/>
    <w:pPr>
      <w:spacing w:after="0"/>
      <w:ind w:left="1560"/>
    </w:pPr>
    <w:rPr>
      <w:rFonts w:asciiTheme="minorHAnsi" w:hAnsiTheme="minorHAnsi"/>
      <w:sz w:val="20"/>
      <w:szCs w:val="20"/>
    </w:rPr>
  </w:style>
  <w:style w:type="paragraph" w:styleId="TOC8">
    <w:name w:val="toc 8"/>
    <w:basedOn w:val="Normal"/>
    <w:next w:val="Normal"/>
    <w:autoRedefine/>
    <w:uiPriority w:val="39"/>
    <w:unhideWhenUsed/>
    <w:pPr>
      <w:spacing w:after="0"/>
      <w:ind w:left="1820"/>
    </w:pPr>
    <w:rPr>
      <w:rFonts w:asciiTheme="minorHAnsi" w:hAnsiTheme="minorHAnsi"/>
      <w:sz w:val="20"/>
      <w:szCs w:val="20"/>
    </w:rPr>
  </w:style>
  <w:style w:type="paragraph" w:styleId="TOC9">
    <w:name w:val="toc 9"/>
    <w:basedOn w:val="Normal"/>
    <w:next w:val="Normal"/>
    <w:autoRedefine/>
    <w:uiPriority w:val="39"/>
    <w:unhideWhenUsed/>
    <w:pPr>
      <w:spacing w:after="0"/>
      <w:ind w:left="2080"/>
    </w:pPr>
    <w:rPr>
      <w:rFonts w:asciiTheme="minorHAnsi" w:hAnsiTheme="minorHAnsi"/>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link w:val="ListParagraphChar"/>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BalloonTextChar">
    <w:name w:val="Balloon Text Char"/>
    <w:basedOn w:val="DefaultParagraphFont"/>
    <w:link w:val="BalloonText"/>
    <w:uiPriority w:val="99"/>
    <w:semiHidden/>
    <w:rPr>
      <w:rFonts w:ascii="Tahoma" w:eastAsia="Times New Roman" w:hAnsi="Tahoma" w:cs="Tahoma"/>
      <w:kern w:val="0"/>
      <w:sz w:val="16"/>
      <w:szCs w:val="16"/>
      <w14:ligatures w14:val="none"/>
    </w:rPr>
  </w:style>
  <w:style w:type="paragraph" w:customStyle="1" w:styleId="chuong">
    <w:name w:val="chuong"/>
    <w:basedOn w:val="Normal"/>
    <w:link w:val="chuongChar"/>
    <w:pPr>
      <w:tabs>
        <w:tab w:val="center" w:pos="6480"/>
        <w:tab w:val="right" w:leader="dot" w:pos="8788"/>
      </w:tabs>
      <w:jc w:val="center"/>
    </w:pPr>
    <w:rPr>
      <w:b/>
      <w:sz w:val="28"/>
    </w:rPr>
  </w:style>
  <w:style w:type="paragraph" w:customStyle="1" w:styleId="Chuong0">
    <w:name w:val="Chuong"/>
    <w:basedOn w:val="Normal"/>
    <w:next w:val="chuong"/>
    <w:link w:val="ChuongChar0"/>
    <w:qFormat/>
    <w:pPr>
      <w:tabs>
        <w:tab w:val="center" w:pos="6480"/>
        <w:tab w:val="right" w:leader="dot" w:pos="8788"/>
      </w:tabs>
      <w:jc w:val="center"/>
    </w:pPr>
    <w:rPr>
      <w:b/>
      <w:sz w:val="28"/>
    </w:rPr>
  </w:style>
  <w:style w:type="character" w:customStyle="1" w:styleId="chuongChar">
    <w:name w:val="chuong Char"/>
    <w:basedOn w:val="DefaultParagraphFont"/>
    <w:link w:val="chuong"/>
    <w:rPr>
      <w:rFonts w:ascii="Times New Roman" w:eastAsia="Times New Roman" w:hAnsi="Times New Roman" w:cs="Times New Roman"/>
      <w:b/>
      <w:kern w:val="0"/>
      <w:sz w:val="28"/>
      <w:szCs w:val="26"/>
      <w14:ligatures w14:val="none"/>
    </w:rPr>
  </w:style>
  <w:style w:type="paragraph" w:customStyle="1" w:styleId="Muc">
    <w:name w:val="Muc"/>
    <w:basedOn w:val="ListParagraph"/>
    <w:link w:val="MucChar"/>
    <w:qFormat/>
    <w:pPr>
      <w:numPr>
        <w:numId w:val="1"/>
      </w:numPr>
      <w:tabs>
        <w:tab w:val="center" w:pos="6480"/>
        <w:tab w:val="right" w:leader="dot" w:pos="8788"/>
      </w:tabs>
    </w:pPr>
    <w:rPr>
      <w:b/>
      <w:szCs w:val="28"/>
    </w:rPr>
  </w:style>
  <w:style w:type="character" w:customStyle="1" w:styleId="ChuongChar0">
    <w:name w:val="Chuong Char"/>
    <w:basedOn w:val="DefaultParagraphFont"/>
    <w:link w:val="Chuong0"/>
    <w:rPr>
      <w:rFonts w:ascii="Times New Roman" w:eastAsia="Times New Roman" w:hAnsi="Times New Roman" w:cs="Times New Roman"/>
      <w:b/>
      <w:kern w:val="0"/>
      <w:sz w:val="28"/>
      <w:szCs w:val="26"/>
      <w14:ligatures w14:val="none"/>
    </w:rPr>
  </w:style>
  <w:style w:type="character" w:customStyle="1" w:styleId="ListParagraphChar">
    <w:name w:val="List Paragraph Char"/>
    <w:basedOn w:val="DefaultParagraphFont"/>
    <w:link w:val="ListParagraph"/>
    <w:uiPriority w:val="34"/>
  </w:style>
  <w:style w:type="character" w:customStyle="1" w:styleId="MucChar">
    <w:name w:val="Muc Char"/>
    <w:basedOn w:val="ListParagraphChar"/>
    <w:link w:val="Muc"/>
    <w:rPr>
      <w:rFonts w:ascii="Times New Roman" w:eastAsia="Times New Roman" w:hAnsi="Times New Roman" w:cs="Times New Roman"/>
      <w:b/>
      <w:kern w:val="0"/>
      <w:sz w:val="26"/>
      <w:szCs w:val="28"/>
      <w14:ligatures w14:val="none"/>
    </w:rPr>
  </w:style>
  <w:style w:type="paragraph" w:customStyle="1" w:styleId="TOCHeading1">
    <w:name w:val="TOC Heading1"/>
    <w:basedOn w:val="Heading1"/>
    <w:next w:val="Normal"/>
    <w:uiPriority w:val="39"/>
    <w:unhideWhenUsed/>
    <w:qFormat/>
    <w:pPr>
      <w:spacing w:before="480" w:after="0" w:line="276" w:lineRule="auto"/>
      <w:jc w:val="center"/>
      <w:outlineLvl w:val="9"/>
    </w:pPr>
    <w:rPr>
      <w:rFonts w:ascii="Times New Roman" w:hAnsi="Times New Roman"/>
      <w:b/>
      <w:bCs/>
      <w:color w:val="auto"/>
      <w:sz w:val="32"/>
      <w:szCs w:val="28"/>
      <w:lang w:eastAsia="ja-JP"/>
    </w:rPr>
  </w:style>
  <w:style w:type="character" w:customStyle="1" w:styleId="HeaderChar">
    <w:name w:val="Header Char"/>
    <w:basedOn w:val="DefaultParagraphFont"/>
    <w:link w:val="Header"/>
    <w:uiPriority w:val="99"/>
    <w:rPr>
      <w:rFonts w:ascii="Times New Roman" w:eastAsia="Times New Roman" w:hAnsi="Times New Roman" w:cs="Times New Roman"/>
      <w:kern w:val="0"/>
      <w:sz w:val="26"/>
      <w:szCs w:val="26"/>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6"/>
      <w:szCs w:val="26"/>
      <w14:ligatures w14:val="none"/>
    </w:rPr>
  </w:style>
  <w:style w:type="paragraph" w:customStyle="1" w:styleId="ChuThichHinh">
    <w:name w:val="ChuThichHinh"/>
    <w:basedOn w:val="Normal"/>
    <w:link w:val="ChuThichHinhChar"/>
    <w:qFormat/>
    <w:pPr>
      <w:spacing w:line="276" w:lineRule="auto"/>
      <w:jc w:val="center"/>
    </w:pPr>
    <w:rPr>
      <w:i/>
      <w:szCs w:val="28"/>
    </w:rPr>
  </w:style>
  <w:style w:type="character" w:customStyle="1" w:styleId="ChuThichHinhChar">
    <w:name w:val="ChuThichHinh Char"/>
    <w:basedOn w:val="DefaultParagraphFont"/>
    <w:link w:val="ChuThichHinh"/>
    <w:rPr>
      <w:rFonts w:ascii="Times New Roman" w:eastAsia="Times New Roman" w:hAnsi="Times New Roman" w:cs="Times New Roman"/>
      <w:i/>
      <w:kern w:val="0"/>
      <w:sz w:val="26"/>
      <w:szCs w:val="28"/>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PlainTable21">
    <w:name w:val="Plain Table 21"/>
    <w:basedOn w:val="TableNormal"/>
    <w:uiPriority w:val="42"/>
    <w:rPr>
      <w:sz w:val="22"/>
      <w:szCs w:val="22"/>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open">
    <w:name w:val="mopen"/>
    <w:basedOn w:val="DefaultParagraphFont"/>
  </w:style>
  <w:style w:type="character" w:customStyle="1" w:styleId="mord">
    <w:name w:val="mord"/>
    <w:basedOn w:val="DefaultParagraphFont"/>
  </w:style>
  <w:style w:type="character" w:customStyle="1" w:styleId="vlist-s">
    <w:name w:val="vlist-s"/>
    <w:basedOn w:val="DefaultParagraphFont"/>
  </w:style>
  <w:style w:type="character" w:customStyle="1" w:styleId="mpunct">
    <w:name w:val="mpunct"/>
    <w:basedOn w:val="DefaultParagraphFont"/>
  </w:style>
  <w:style w:type="character" w:customStyle="1" w:styleId="mclose">
    <w:name w:val="mclose"/>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katex-mathml">
    <w:name w:val="katex-mathml"/>
    <w:basedOn w:val="DefaultParagraphFont"/>
  </w:style>
  <w:style w:type="character" w:styleId="PlaceholderText">
    <w:name w:val="Placeholder Text"/>
    <w:basedOn w:val="DefaultParagraphFont"/>
    <w:uiPriority w:val="99"/>
    <w:semiHidden/>
    <w:rPr>
      <w:color w:val="666666"/>
    </w:rPr>
  </w:style>
  <w:style w:type="character" w:customStyle="1" w:styleId="hljs-number">
    <w:name w:val="hljs-number"/>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14:ligatures w14:val="none"/>
    </w:rPr>
  </w:style>
  <w:style w:type="character" w:customStyle="1" w:styleId="hljs-meta">
    <w:name w:val="hljs-met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blo.asia/p/hieu-hon-ve-bert-buoc-nhay-lon-cua-google-eW65GANOZD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hamdinhkhanh.github.io/2020/05/23/BERTModel.html"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phamdinhkhanh.github.io/2019/06/18/AttentionLay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0162CDF-79AB-44D9-805F-4562775A2A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53</Pages>
  <Words>7143</Words>
  <Characters>40720</Characters>
  <Application>Microsoft Office Word</Application>
  <DocSecurity>0</DocSecurity>
  <Lines>339</Lines>
  <Paragraphs>95</Paragraphs>
  <ScaleCrop>false</ScaleCrop>
  <Company/>
  <LinksUpToDate>false</LinksUpToDate>
  <CharactersWithSpaces>47768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Trương Quang Nghĩa</dc:creator>
  <cp:lastModifiedBy>Phạm Thanh Lâm</cp:lastModifiedBy>
  <cp:revision>23</cp:revision>
  <cp:lastPrinted>2024-07-07T05:45:00Z</cp:lastPrinted>
  <dcterms:created xsi:type="dcterms:W3CDTF">2024-06-22T15:20:00Z</dcterms:created>
  <dcterms:modified xsi:type="dcterms:W3CDTF">2024-07-07T05:46:00Z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5ABA78DB10C1426F8B4E51AB03A05493_12</vt:lpwstr>
  </property>
</Properties>
</file>